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5B2D8" w14:textId="77777777" w:rsidR="00771BCD" w:rsidRDefault="00000000">
      <w:pPr>
        <w:pStyle w:val="Title"/>
      </w:pPr>
      <w:bookmarkStart w:id="0" w:name="_7cg0fyyhp2ve" w:colFirst="0" w:colLast="0"/>
      <w:bookmarkEnd w:id="0"/>
      <w:r>
        <w:t xml:space="preserve">Supplemental Information </w:t>
      </w:r>
    </w:p>
    <w:p w14:paraId="706AD86A" w14:textId="77777777" w:rsidR="00771BCD" w:rsidRDefault="00771BCD">
      <w:pPr>
        <w:pStyle w:val="Heading1"/>
      </w:pPr>
      <w:bookmarkStart w:id="1" w:name="_90k4vwl7vxpu" w:colFirst="0" w:colLast="0"/>
      <w:bookmarkEnd w:id="1"/>
    </w:p>
    <w:p w14:paraId="4DFD5371" w14:textId="77777777" w:rsidR="00771BCD" w:rsidRDefault="00000000">
      <w:pPr>
        <w:pStyle w:val="Heading1"/>
      </w:pPr>
      <w:bookmarkStart w:id="2" w:name="_xnb3cf8jg3lg" w:colFirst="0" w:colLast="0"/>
      <w:bookmarkEnd w:id="2"/>
      <w:r>
        <w:t>Appendix A – Literature Search</w:t>
      </w:r>
    </w:p>
    <w:p w14:paraId="0A76F67D" w14:textId="77777777" w:rsidR="00771BCD" w:rsidRDefault="00771BCD"/>
    <w:p w14:paraId="10DAC41F" w14:textId="77777777" w:rsidR="00771BCD" w:rsidRDefault="00000000">
      <w:r>
        <w:rPr>
          <w:b/>
        </w:rPr>
        <w:t>Table S1.</w:t>
      </w:r>
      <w:r>
        <w:t xml:space="preserve"> Literature search terms used to identify published papers and historical reports of albacore tuna diets queried from 1900 until 2020 using the Web of Science (Clarivate Analytics, 2020), Aquatic Sciences and Fisheries Abstracts (ASFA, 2020) and Federal Science Library Canada (FSLN, 2020) bibliographic databases. Both the diet research terms and synonymous scientific names for albacore tuna were combined by a Boolean ‘AND’ clause.</w:t>
      </w:r>
    </w:p>
    <w:tbl>
      <w:tblPr>
        <w:tblStyle w:val="a"/>
        <w:tblW w:w="9210" w:type="dxa"/>
        <w:tblBorders>
          <w:top w:val="nil"/>
          <w:left w:val="nil"/>
          <w:bottom w:val="nil"/>
          <w:right w:val="nil"/>
          <w:insideH w:val="nil"/>
          <w:insideV w:val="nil"/>
        </w:tblBorders>
        <w:tblLayout w:type="fixed"/>
        <w:tblLook w:val="0600" w:firstRow="0" w:lastRow="0" w:firstColumn="0" w:lastColumn="0" w:noHBand="1" w:noVBand="1"/>
      </w:tblPr>
      <w:tblGrid>
        <w:gridCol w:w="1500"/>
        <w:gridCol w:w="7710"/>
      </w:tblGrid>
      <w:tr w:rsidR="00771BCD" w14:paraId="1BBCEC50" w14:textId="77777777">
        <w:trPr>
          <w:trHeight w:val="645"/>
        </w:trPr>
        <w:tc>
          <w:tcPr>
            <w:tcW w:w="150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3A2A145" w14:textId="77777777" w:rsidR="00771BCD" w:rsidRDefault="00000000">
            <w:pPr>
              <w:widowControl w:val="0"/>
              <w:spacing w:line="276" w:lineRule="auto"/>
              <w:rPr>
                <w:rFonts w:ascii="Arial" w:eastAsia="Arial" w:hAnsi="Arial" w:cs="Arial"/>
                <w:sz w:val="20"/>
                <w:szCs w:val="20"/>
              </w:rPr>
            </w:pPr>
            <w:r>
              <w:rPr>
                <w:b/>
              </w:rPr>
              <w:t>Diet research terms</w:t>
            </w:r>
          </w:p>
        </w:tc>
        <w:tc>
          <w:tcPr>
            <w:tcW w:w="771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01119CE7" w14:textId="77777777" w:rsidR="00771BCD" w:rsidRDefault="00000000">
            <w:pPr>
              <w:widowControl w:val="0"/>
              <w:spacing w:line="276" w:lineRule="auto"/>
              <w:rPr>
                <w:rFonts w:ascii="Arial" w:eastAsia="Arial" w:hAnsi="Arial" w:cs="Arial"/>
                <w:sz w:val="20"/>
                <w:szCs w:val="20"/>
              </w:rPr>
            </w:pPr>
            <w:r>
              <w:rPr>
                <w:b/>
              </w:rPr>
              <w:t>Albacore tuna synonymous scientific names</w:t>
            </w:r>
          </w:p>
        </w:tc>
      </w:tr>
      <w:tr w:rsidR="00771BCD" w14:paraId="2ED5E488" w14:textId="77777777">
        <w:trPr>
          <w:trHeight w:val="3165"/>
        </w:trPr>
        <w:tc>
          <w:tcPr>
            <w:tcW w:w="150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9C27ADA" w14:textId="77777777" w:rsidR="00771BCD" w:rsidRDefault="00000000">
            <w:pPr>
              <w:widowControl w:val="0"/>
              <w:spacing w:line="276" w:lineRule="auto"/>
              <w:rPr>
                <w:rFonts w:ascii="Arial" w:eastAsia="Arial" w:hAnsi="Arial" w:cs="Arial"/>
                <w:sz w:val="20"/>
                <w:szCs w:val="20"/>
              </w:rPr>
            </w:pPr>
            <w:r>
              <w:t xml:space="preserve">(diet* OR </w:t>
            </w:r>
            <w:proofErr w:type="spellStart"/>
            <w:r>
              <w:t>forag</w:t>
            </w:r>
            <w:proofErr w:type="spellEnd"/>
            <w:r>
              <w:t>* OR prey) AND</w:t>
            </w:r>
          </w:p>
        </w:tc>
        <w:tc>
          <w:tcPr>
            <w:tcW w:w="771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4EFCE9A" w14:textId="77777777" w:rsidR="00771BCD" w:rsidRDefault="00000000">
            <w:pPr>
              <w:widowControl w:val="0"/>
              <w:spacing w:line="276" w:lineRule="auto"/>
              <w:rPr>
                <w:rFonts w:ascii="Arial" w:eastAsia="Arial" w:hAnsi="Arial" w:cs="Arial"/>
                <w:sz w:val="20"/>
                <w:szCs w:val="20"/>
              </w:rPr>
            </w:pPr>
            <w:r>
              <w:t>("Thunnus alalunga" OR "</w:t>
            </w:r>
            <w:proofErr w:type="spellStart"/>
            <w:r>
              <w:t>Scomber</w:t>
            </w:r>
            <w:proofErr w:type="spellEnd"/>
            <w:r>
              <w:t xml:space="preserve"> alalunga" OR "Albacora alalonga" OR "</w:t>
            </w:r>
            <w:proofErr w:type="spellStart"/>
            <w:r>
              <w:t>Germo</w:t>
            </w:r>
            <w:proofErr w:type="spellEnd"/>
            <w:r>
              <w:t xml:space="preserve"> alalonga" OR "</w:t>
            </w:r>
            <w:proofErr w:type="spellStart"/>
            <w:r>
              <w:t>Germo</w:t>
            </w:r>
            <w:proofErr w:type="spellEnd"/>
            <w:r>
              <w:t xml:space="preserve"> alalunga" OR "</w:t>
            </w:r>
            <w:proofErr w:type="spellStart"/>
            <w:r>
              <w:t>Germo</w:t>
            </w:r>
            <w:proofErr w:type="spellEnd"/>
            <w:r>
              <w:t xml:space="preserve"> </w:t>
            </w:r>
            <w:proofErr w:type="spellStart"/>
            <w:r>
              <w:t>germo</w:t>
            </w:r>
            <w:proofErr w:type="spellEnd"/>
            <w:r>
              <w:t>" OR "</w:t>
            </w:r>
            <w:proofErr w:type="spellStart"/>
            <w:r>
              <w:t>Germo</w:t>
            </w:r>
            <w:proofErr w:type="spellEnd"/>
            <w:r>
              <w:t xml:space="preserve"> </w:t>
            </w:r>
            <w:proofErr w:type="spellStart"/>
            <w:r>
              <w:t>germon</w:t>
            </w:r>
            <w:proofErr w:type="spellEnd"/>
            <w:r>
              <w:t>" OR "</w:t>
            </w:r>
            <w:proofErr w:type="spellStart"/>
            <w:r>
              <w:t>Germo</w:t>
            </w:r>
            <w:proofErr w:type="spellEnd"/>
            <w:r>
              <w:t xml:space="preserve"> </w:t>
            </w:r>
            <w:proofErr w:type="spellStart"/>
            <w:r>
              <w:t>germon</w:t>
            </w:r>
            <w:proofErr w:type="spellEnd"/>
            <w:r>
              <w:t xml:space="preserve"> </w:t>
            </w:r>
            <w:proofErr w:type="spellStart"/>
            <w:r>
              <w:t>steadi</w:t>
            </w:r>
            <w:proofErr w:type="spellEnd"/>
            <w:r>
              <w:t>" OR "</w:t>
            </w:r>
            <w:proofErr w:type="spellStart"/>
            <w:r>
              <w:t>Orcynus</w:t>
            </w:r>
            <w:proofErr w:type="spellEnd"/>
            <w:r>
              <w:t xml:space="preserve"> alalonga" OR "</w:t>
            </w:r>
            <w:proofErr w:type="spellStart"/>
            <w:r>
              <w:t>Orcynus</w:t>
            </w:r>
            <w:proofErr w:type="spellEnd"/>
            <w:r>
              <w:t xml:space="preserve"> </w:t>
            </w:r>
            <w:proofErr w:type="spellStart"/>
            <w:r>
              <w:t>alatunga</w:t>
            </w:r>
            <w:proofErr w:type="spellEnd"/>
            <w:r>
              <w:t>" OR "</w:t>
            </w:r>
            <w:proofErr w:type="spellStart"/>
            <w:r>
              <w:t>Orcynus</w:t>
            </w:r>
            <w:proofErr w:type="spellEnd"/>
            <w:r>
              <w:t xml:space="preserve"> </w:t>
            </w:r>
            <w:proofErr w:type="spellStart"/>
            <w:r>
              <w:t>germo</w:t>
            </w:r>
            <w:proofErr w:type="spellEnd"/>
            <w:r>
              <w:t>" OR "</w:t>
            </w:r>
            <w:proofErr w:type="spellStart"/>
            <w:r>
              <w:t>Orcynus</w:t>
            </w:r>
            <w:proofErr w:type="spellEnd"/>
            <w:r>
              <w:t xml:space="preserve"> </w:t>
            </w:r>
            <w:proofErr w:type="spellStart"/>
            <w:r>
              <w:t>germon</w:t>
            </w:r>
            <w:proofErr w:type="spellEnd"/>
            <w:r>
              <w:t>" OR "</w:t>
            </w:r>
            <w:proofErr w:type="spellStart"/>
            <w:r>
              <w:t>Orcynus</w:t>
            </w:r>
            <w:proofErr w:type="spellEnd"/>
            <w:r>
              <w:t xml:space="preserve"> </w:t>
            </w:r>
            <w:proofErr w:type="spellStart"/>
            <w:r>
              <w:t>pacificus</w:t>
            </w:r>
            <w:proofErr w:type="spellEnd"/>
            <w:r>
              <w:t>" OR "</w:t>
            </w:r>
            <w:proofErr w:type="spellStart"/>
            <w:r>
              <w:t>Scomber</w:t>
            </w:r>
            <w:proofErr w:type="spellEnd"/>
            <w:r>
              <w:t xml:space="preserve"> alalunga" OR "</w:t>
            </w:r>
            <w:proofErr w:type="spellStart"/>
            <w:r>
              <w:t>Scomber</w:t>
            </w:r>
            <w:proofErr w:type="spellEnd"/>
            <w:r>
              <w:t xml:space="preserve"> alalunga" OR "</w:t>
            </w:r>
            <w:proofErr w:type="spellStart"/>
            <w:r>
              <w:t>Scomber</w:t>
            </w:r>
            <w:proofErr w:type="spellEnd"/>
            <w:r>
              <w:t xml:space="preserve"> </w:t>
            </w:r>
            <w:proofErr w:type="spellStart"/>
            <w:r>
              <w:t>alatunga</w:t>
            </w:r>
            <w:proofErr w:type="spellEnd"/>
            <w:r>
              <w:t>" OR "</w:t>
            </w:r>
            <w:proofErr w:type="spellStart"/>
            <w:r>
              <w:t>Scomber</w:t>
            </w:r>
            <w:proofErr w:type="spellEnd"/>
            <w:r>
              <w:t xml:space="preserve"> albicans" OR "</w:t>
            </w:r>
            <w:proofErr w:type="spellStart"/>
            <w:r>
              <w:t>Scomber</w:t>
            </w:r>
            <w:proofErr w:type="spellEnd"/>
            <w:r>
              <w:t xml:space="preserve"> </w:t>
            </w:r>
            <w:proofErr w:type="spellStart"/>
            <w:r>
              <w:t>germo</w:t>
            </w:r>
            <w:proofErr w:type="spellEnd"/>
            <w:r>
              <w:t>" OR "</w:t>
            </w:r>
            <w:proofErr w:type="spellStart"/>
            <w:r>
              <w:t>Scomber</w:t>
            </w:r>
            <w:proofErr w:type="spellEnd"/>
            <w:r>
              <w:t xml:space="preserve"> </w:t>
            </w:r>
            <w:proofErr w:type="spellStart"/>
            <w:r>
              <w:t>germo</w:t>
            </w:r>
            <w:proofErr w:type="spellEnd"/>
            <w:r>
              <w:t>" OR "</w:t>
            </w:r>
            <w:proofErr w:type="spellStart"/>
            <w:r>
              <w:t>Scomber</w:t>
            </w:r>
            <w:proofErr w:type="spellEnd"/>
            <w:r>
              <w:t xml:space="preserve"> </w:t>
            </w:r>
            <w:proofErr w:type="spellStart"/>
            <w:r>
              <w:t>germon</w:t>
            </w:r>
            <w:proofErr w:type="spellEnd"/>
            <w:r>
              <w:t xml:space="preserve">" OR "Thunnus alalonga" OR "Thunnus alalunga" OR "Thunnus </w:t>
            </w:r>
            <w:proofErr w:type="spellStart"/>
            <w:r>
              <w:t>germo</w:t>
            </w:r>
            <w:proofErr w:type="spellEnd"/>
            <w:r>
              <w:t xml:space="preserve">" OR "Thunnus </w:t>
            </w:r>
            <w:proofErr w:type="spellStart"/>
            <w:r>
              <w:t>pacificus</w:t>
            </w:r>
            <w:proofErr w:type="spellEnd"/>
            <w:r>
              <w:t xml:space="preserve">" OR "Thynnus alalonga" OR "Thynnus alalunga" OR "Thynnus </w:t>
            </w:r>
            <w:proofErr w:type="spellStart"/>
            <w:r>
              <w:t>pacificus</w:t>
            </w:r>
            <w:proofErr w:type="spellEnd"/>
            <w:r>
              <w:t>")</w:t>
            </w:r>
          </w:p>
        </w:tc>
      </w:tr>
    </w:tbl>
    <w:p w14:paraId="5EACEF2D" w14:textId="77777777" w:rsidR="00771BCD" w:rsidRDefault="00771BCD">
      <w:pPr>
        <w:rPr>
          <w:rFonts w:ascii="Roboto" w:eastAsia="Roboto" w:hAnsi="Roboto" w:cs="Roboto"/>
          <w:sz w:val="20"/>
          <w:szCs w:val="20"/>
        </w:rPr>
      </w:pPr>
    </w:p>
    <w:p w14:paraId="2B606CE9" w14:textId="77777777" w:rsidR="00771BCD" w:rsidRDefault="00000000">
      <w:r>
        <w:rPr>
          <w:b/>
        </w:rPr>
        <w:t>Table S2.</w:t>
      </w:r>
      <w:r>
        <w:t xml:space="preserve"> Published and historical reports of albacore tuna diet that provided detailed stomach content data. Several older papers, typically prior to the 1980’s, needed to be scanned and digitised to PDF format. These are available upon request and all data digitised from published papers and reports are available in our diet database. For every diet report, we recorded the date range, months and seasons of sampling, the median geographic location of albacore tuna collections, the number of albacore tuna collected, fishing gear and time of day for collections.</w:t>
      </w:r>
    </w:p>
    <w:tbl>
      <w:tblPr>
        <w:tblStyle w:val="a0"/>
        <w:tblW w:w="9225" w:type="dxa"/>
        <w:tblBorders>
          <w:top w:val="nil"/>
          <w:left w:val="nil"/>
          <w:bottom w:val="nil"/>
          <w:right w:val="nil"/>
          <w:insideH w:val="nil"/>
          <w:insideV w:val="nil"/>
        </w:tblBorders>
        <w:tblLayout w:type="fixed"/>
        <w:tblLook w:val="0600" w:firstRow="0" w:lastRow="0" w:firstColumn="0" w:lastColumn="0" w:noHBand="1" w:noVBand="1"/>
      </w:tblPr>
      <w:tblGrid>
        <w:gridCol w:w="1530"/>
        <w:gridCol w:w="1065"/>
        <w:gridCol w:w="2475"/>
        <w:gridCol w:w="4155"/>
      </w:tblGrid>
      <w:tr w:rsidR="00771BCD" w14:paraId="6026734A" w14:textId="77777777">
        <w:trPr>
          <w:trHeight w:val="360"/>
        </w:trPr>
        <w:tc>
          <w:tcPr>
            <w:tcW w:w="153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D3EFF23" w14:textId="77777777" w:rsidR="00771BCD" w:rsidRDefault="00000000">
            <w:pPr>
              <w:widowControl w:val="0"/>
              <w:spacing w:line="276" w:lineRule="auto"/>
              <w:rPr>
                <w:rFonts w:ascii="Arial" w:eastAsia="Arial" w:hAnsi="Arial" w:cs="Arial"/>
                <w:sz w:val="20"/>
                <w:szCs w:val="20"/>
              </w:rPr>
            </w:pPr>
            <w:proofErr w:type="spellStart"/>
            <w:r>
              <w:rPr>
                <w:b/>
              </w:rPr>
              <w:lastRenderedPageBreak/>
              <w:t>CiteAuth</w:t>
            </w:r>
            <w:proofErr w:type="spellEnd"/>
          </w:p>
        </w:tc>
        <w:tc>
          <w:tcPr>
            <w:tcW w:w="106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4CEA90B" w14:textId="77777777" w:rsidR="00771BCD" w:rsidRDefault="00000000">
            <w:pPr>
              <w:widowControl w:val="0"/>
              <w:spacing w:line="276" w:lineRule="auto"/>
              <w:rPr>
                <w:rFonts w:ascii="Arial" w:eastAsia="Arial" w:hAnsi="Arial" w:cs="Arial"/>
                <w:sz w:val="20"/>
                <w:szCs w:val="20"/>
              </w:rPr>
            </w:pPr>
            <w:proofErr w:type="spellStart"/>
            <w:r>
              <w:rPr>
                <w:b/>
              </w:rPr>
              <w:t>CiteYear</w:t>
            </w:r>
            <w:proofErr w:type="spellEnd"/>
          </w:p>
        </w:tc>
        <w:tc>
          <w:tcPr>
            <w:tcW w:w="247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7380833" w14:textId="77777777" w:rsidR="00771BCD" w:rsidRDefault="00000000">
            <w:pPr>
              <w:widowControl w:val="0"/>
              <w:spacing w:line="276" w:lineRule="auto"/>
              <w:rPr>
                <w:rFonts w:ascii="Arial" w:eastAsia="Arial" w:hAnsi="Arial" w:cs="Arial"/>
                <w:sz w:val="20"/>
                <w:szCs w:val="20"/>
              </w:rPr>
            </w:pPr>
            <w:proofErr w:type="spellStart"/>
            <w:r>
              <w:rPr>
                <w:b/>
              </w:rPr>
              <w:t>CiteSource</w:t>
            </w:r>
            <w:proofErr w:type="spellEnd"/>
          </w:p>
        </w:tc>
        <w:tc>
          <w:tcPr>
            <w:tcW w:w="415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B9F7A5F" w14:textId="77777777" w:rsidR="00771BCD" w:rsidRDefault="00000000">
            <w:pPr>
              <w:widowControl w:val="0"/>
              <w:spacing w:line="276" w:lineRule="auto"/>
              <w:rPr>
                <w:rFonts w:ascii="Arial" w:eastAsia="Arial" w:hAnsi="Arial" w:cs="Arial"/>
                <w:sz w:val="20"/>
                <w:szCs w:val="20"/>
              </w:rPr>
            </w:pPr>
            <w:proofErr w:type="spellStart"/>
            <w:r>
              <w:rPr>
                <w:b/>
              </w:rPr>
              <w:t>CiteTitle</w:t>
            </w:r>
            <w:proofErr w:type="spellEnd"/>
          </w:p>
        </w:tc>
      </w:tr>
      <w:tr w:rsidR="00771BCD" w14:paraId="2DABA809"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E21C390" w14:textId="77777777" w:rsidR="00771BCD" w:rsidRDefault="00000000">
            <w:pPr>
              <w:widowControl w:val="0"/>
              <w:spacing w:line="276" w:lineRule="auto"/>
              <w:rPr>
                <w:rFonts w:ascii="Arial" w:eastAsia="Arial" w:hAnsi="Arial" w:cs="Arial"/>
                <w:sz w:val="20"/>
                <w:szCs w:val="20"/>
              </w:rPr>
            </w:pPr>
            <w:proofErr w:type="spellStart"/>
            <w:r>
              <w:t>Aloncle</w:t>
            </w:r>
            <w:proofErr w:type="spellEnd"/>
            <w:r>
              <w:t>, H.</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0583172" w14:textId="77777777" w:rsidR="00771BCD" w:rsidRDefault="00000000">
            <w:pPr>
              <w:widowControl w:val="0"/>
              <w:spacing w:line="276" w:lineRule="auto"/>
              <w:jc w:val="right"/>
              <w:rPr>
                <w:rFonts w:ascii="Arial" w:eastAsia="Arial" w:hAnsi="Arial" w:cs="Arial"/>
                <w:sz w:val="20"/>
                <w:szCs w:val="20"/>
              </w:rPr>
            </w:pPr>
            <w:r>
              <w:t>1973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26DBCDA" w14:textId="77777777" w:rsidR="00771BCD" w:rsidRDefault="00000000">
            <w:pPr>
              <w:widowControl w:val="0"/>
              <w:spacing w:line="276" w:lineRule="auto"/>
              <w:rPr>
                <w:rFonts w:ascii="Arial" w:eastAsia="Arial" w:hAnsi="Arial" w:cs="Arial"/>
                <w:sz w:val="20"/>
                <w:szCs w:val="20"/>
              </w:rPr>
            </w:pPr>
            <w:r>
              <w:t>Thesis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6F2DA41" w14:textId="77777777" w:rsidR="00771BCD" w:rsidRDefault="00000000">
            <w:pPr>
              <w:widowControl w:val="0"/>
              <w:spacing w:line="276" w:lineRule="auto"/>
            </w:pPr>
            <w:proofErr w:type="spellStart"/>
            <w:r>
              <w:t>Rythmes</w:t>
            </w:r>
            <w:proofErr w:type="spellEnd"/>
            <w:r>
              <w:t xml:space="preserve"> </w:t>
            </w:r>
            <w:proofErr w:type="spellStart"/>
            <w:r>
              <w:t>alimentaires</w:t>
            </w:r>
            <w:proofErr w:type="spellEnd"/>
            <w:r>
              <w:t xml:space="preserve"> et </w:t>
            </w:r>
            <w:proofErr w:type="spellStart"/>
            <w:r>
              <w:t>circadiens</w:t>
            </w:r>
            <w:proofErr w:type="spellEnd"/>
            <w:r>
              <w:t xml:space="preserve"> chez le </w:t>
            </w:r>
            <w:proofErr w:type="spellStart"/>
            <w:r>
              <w:t>germon</w:t>
            </w:r>
            <w:proofErr w:type="spellEnd"/>
            <w:r>
              <w:t xml:space="preserve"> </w:t>
            </w:r>
            <w:r>
              <w:rPr>
                <w:i/>
              </w:rPr>
              <w:t>Thunnus alalunga</w:t>
            </w:r>
            <w:r>
              <w:t xml:space="preserve"> dans le Nord-Est </w:t>
            </w:r>
            <w:proofErr w:type="spellStart"/>
            <w:r>
              <w:t>atlantique</w:t>
            </w:r>
            <w:proofErr w:type="spellEnd"/>
          </w:p>
        </w:tc>
      </w:tr>
      <w:tr w:rsidR="00771BCD" w14:paraId="0C0BD4DE"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D5A327E" w14:textId="77777777" w:rsidR="00771BCD" w:rsidRDefault="00000000">
            <w:pPr>
              <w:widowControl w:val="0"/>
              <w:spacing w:line="276" w:lineRule="auto"/>
              <w:rPr>
                <w:rFonts w:ascii="Arial" w:eastAsia="Arial" w:hAnsi="Arial" w:cs="Arial"/>
                <w:sz w:val="20"/>
                <w:szCs w:val="20"/>
              </w:rPr>
            </w:pPr>
            <w:r>
              <w:t>Bello, G.</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84FE1B7" w14:textId="77777777" w:rsidR="00771BCD" w:rsidRDefault="00000000">
            <w:pPr>
              <w:widowControl w:val="0"/>
              <w:spacing w:line="276" w:lineRule="auto"/>
              <w:jc w:val="right"/>
              <w:rPr>
                <w:rFonts w:ascii="Arial" w:eastAsia="Arial" w:hAnsi="Arial" w:cs="Arial"/>
                <w:sz w:val="20"/>
                <w:szCs w:val="20"/>
              </w:rPr>
            </w:pPr>
            <w:r>
              <w:t>1999</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B93106F" w14:textId="77777777" w:rsidR="00771BCD" w:rsidRDefault="00000000">
            <w:pPr>
              <w:widowControl w:val="0"/>
              <w:spacing w:line="276" w:lineRule="auto"/>
              <w:rPr>
                <w:rFonts w:ascii="Arial" w:eastAsia="Arial" w:hAnsi="Arial" w:cs="Arial"/>
                <w:sz w:val="20"/>
                <w:szCs w:val="20"/>
              </w:rPr>
            </w:pPr>
            <w:r>
              <w:t>Journal of Molluscan Studies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3EA3BFB" w14:textId="77777777" w:rsidR="00771BCD" w:rsidRDefault="00000000">
            <w:pPr>
              <w:widowControl w:val="0"/>
              <w:spacing w:line="276" w:lineRule="auto"/>
            </w:pPr>
            <w:r>
              <w:t xml:space="preserve">Cephalopods in the diet of albacore, </w:t>
            </w:r>
            <w:r>
              <w:rPr>
                <w:i/>
              </w:rPr>
              <w:t>Thunnus alalunga</w:t>
            </w:r>
            <w:r>
              <w:t>, from the Adriatic Sea</w:t>
            </w:r>
          </w:p>
        </w:tc>
      </w:tr>
      <w:tr w:rsidR="00771BCD" w14:paraId="5BE676FC"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CF20378" w14:textId="77777777" w:rsidR="00771BCD" w:rsidRDefault="00000000">
            <w:pPr>
              <w:widowControl w:val="0"/>
              <w:spacing w:line="276" w:lineRule="auto"/>
              <w:rPr>
                <w:rFonts w:ascii="Arial" w:eastAsia="Arial" w:hAnsi="Arial" w:cs="Arial"/>
                <w:sz w:val="20"/>
                <w:szCs w:val="20"/>
              </w:rPr>
            </w:pPr>
            <w:r>
              <w:t>Bernard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B7BDCA0" w14:textId="77777777" w:rsidR="00771BCD" w:rsidRDefault="00000000">
            <w:pPr>
              <w:widowControl w:val="0"/>
              <w:spacing w:line="276" w:lineRule="auto"/>
              <w:jc w:val="right"/>
              <w:rPr>
                <w:rFonts w:ascii="Arial" w:eastAsia="Arial" w:hAnsi="Arial" w:cs="Arial"/>
                <w:sz w:val="20"/>
                <w:szCs w:val="20"/>
              </w:rPr>
            </w:pPr>
            <w:r>
              <w:t>1985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9CBAB49" w14:textId="77777777" w:rsidR="00771BCD" w:rsidRDefault="00000000">
            <w:pPr>
              <w:widowControl w:val="0"/>
              <w:spacing w:line="276" w:lineRule="auto"/>
              <w:rPr>
                <w:rFonts w:ascii="Arial" w:eastAsia="Arial" w:hAnsi="Arial" w:cs="Arial"/>
                <w:sz w:val="20"/>
                <w:szCs w:val="20"/>
              </w:rPr>
            </w:pPr>
            <w:proofErr w:type="spellStart"/>
            <w:r>
              <w:t>CalCOFI</w:t>
            </w:r>
            <w:proofErr w:type="spellEnd"/>
            <w:r>
              <w:t xml:space="preserve"> Reports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576DC19" w14:textId="77777777" w:rsidR="00771BCD" w:rsidRDefault="00000000">
            <w:pPr>
              <w:widowControl w:val="0"/>
              <w:spacing w:line="276" w:lineRule="auto"/>
            </w:pPr>
            <w:r>
              <w:t>Stomach contents of albacore, skipjack, and bonito</w:t>
            </w:r>
          </w:p>
        </w:tc>
      </w:tr>
      <w:tr w:rsidR="00771BCD" w14:paraId="657DB6F7" w14:textId="77777777">
        <w:trPr>
          <w:trHeight w:val="120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36F7B76" w14:textId="77777777" w:rsidR="00771BCD" w:rsidRDefault="00000000">
            <w:pPr>
              <w:widowControl w:val="0"/>
              <w:spacing w:line="276" w:lineRule="auto"/>
              <w:rPr>
                <w:rFonts w:ascii="Arial" w:eastAsia="Arial" w:hAnsi="Arial" w:cs="Arial"/>
                <w:sz w:val="20"/>
                <w:szCs w:val="20"/>
              </w:rPr>
            </w:pPr>
            <w:r>
              <w:t>Clemens &amp; Iselin</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6E03682" w14:textId="77777777" w:rsidR="00771BCD" w:rsidRDefault="00000000">
            <w:pPr>
              <w:widowControl w:val="0"/>
              <w:spacing w:line="276" w:lineRule="auto"/>
              <w:jc w:val="right"/>
              <w:rPr>
                <w:rFonts w:ascii="Arial" w:eastAsia="Arial" w:hAnsi="Arial" w:cs="Arial"/>
                <w:sz w:val="20"/>
                <w:szCs w:val="20"/>
              </w:rPr>
            </w:pPr>
            <w:r>
              <w:t>1963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297EE7E" w14:textId="77777777" w:rsidR="00771BCD" w:rsidRDefault="00000000">
            <w:pPr>
              <w:widowControl w:val="0"/>
              <w:spacing w:line="276" w:lineRule="auto"/>
              <w:rPr>
                <w:rFonts w:ascii="Arial" w:eastAsia="Arial" w:hAnsi="Arial" w:cs="Arial"/>
                <w:sz w:val="20"/>
                <w:szCs w:val="20"/>
              </w:rPr>
            </w:pPr>
            <w:r>
              <w:t xml:space="preserve">FAO World Sci. Meet. Biol. Tunas and Related Species, Sec. 5, </w:t>
            </w:r>
            <w:proofErr w:type="spellStart"/>
            <w:r>
              <w:t>Exper</w:t>
            </w:r>
            <w:proofErr w:type="spellEnd"/>
            <w:r>
              <w:t>. Pap., (30</w:t>
            </w:r>
            <w:proofErr w:type="gramStart"/>
            <w:r>
              <w:t>) :</w:t>
            </w:r>
            <w:proofErr w:type="gramEnd"/>
            <w:r>
              <w:t xml:space="preserve"> 1–13</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9A54CBC" w14:textId="77777777" w:rsidR="00771BCD" w:rsidRDefault="00000000">
            <w:pPr>
              <w:widowControl w:val="0"/>
              <w:spacing w:line="276" w:lineRule="auto"/>
            </w:pPr>
            <w:r>
              <w:t>Food of Pacific albacore in the California fishery</w:t>
            </w:r>
          </w:p>
        </w:tc>
      </w:tr>
      <w:tr w:rsidR="00771BCD" w14:paraId="4B936B66"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2E10670" w14:textId="77777777" w:rsidR="00771BCD" w:rsidRDefault="00000000">
            <w:pPr>
              <w:widowControl w:val="0"/>
              <w:spacing w:line="276" w:lineRule="auto"/>
              <w:rPr>
                <w:rFonts w:ascii="Arial" w:eastAsia="Arial" w:hAnsi="Arial" w:cs="Arial"/>
                <w:sz w:val="20"/>
                <w:szCs w:val="20"/>
              </w:rPr>
            </w:pPr>
            <w:proofErr w:type="spellStart"/>
            <w:r>
              <w:t>Consoli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DC0AEF6" w14:textId="77777777" w:rsidR="00771BCD" w:rsidRDefault="00000000">
            <w:pPr>
              <w:widowControl w:val="0"/>
              <w:spacing w:line="276" w:lineRule="auto"/>
              <w:jc w:val="right"/>
              <w:rPr>
                <w:rFonts w:ascii="Arial" w:eastAsia="Arial" w:hAnsi="Arial" w:cs="Arial"/>
                <w:sz w:val="20"/>
                <w:szCs w:val="20"/>
              </w:rPr>
            </w:pPr>
            <w:r>
              <w:t>2008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404D6A7" w14:textId="77777777" w:rsidR="00771BCD"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8ABA2DA" w14:textId="77777777" w:rsidR="00771BCD" w:rsidRDefault="00000000">
            <w:pPr>
              <w:widowControl w:val="0"/>
              <w:spacing w:line="276" w:lineRule="auto"/>
            </w:pPr>
            <w:r>
              <w:t xml:space="preserve">Feeding habits of the albacore tuna </w:t>
            </w:r>
            <w:r>
              <w:rPr>
                <w:i/>
              </w:rPr>
              <w:t>Thunnus alalunga</w:t>
            </w:r>
            <w:r>
              <w:t xml:space="preserve"> (Perciformes, Scombridae) from central Mediterranean Sea</w:t>
            </w:r>
          </w:p>
        </w:tc>
      </w:tr>
      <w:tr w:rsidR="00771BCD" w14:paraId="76297FAD"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18BF89A" w14:textId="77777777" w:rsidR="00771BCD" w:rsidRDefault="00000000">
            <w:pPr>
              <w:widowControl w:val="0"/>
              <w:spacing w:line="276" w:lineRule="auto"/>
              <w:rPr>
                <w:rFonts w:ascii="Arial" w:eastAsia="Arial" w:hAnsi="Arial" w:cs="Arial"/>
                <w:sz w:val="20"/>
                <w:szCs w:val="20"/>
              </w:rPr>
            </w:pPr>
            <w:r>
              <w:t xml:space="preserve">Dos Santos &amp; </w:t>
            </w:r>
            <w:proofErr w:type="spellStart"/>
            <w:r>
              <w:t>Haimovici</w:t>
            </w:r>
            <w:proofErr w:type="spellEnd"/>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1CD0FE7" w14:textId="77777777" w:rsidR="00771BCD" w:rsidRDefault="00000000">
            <w:pPr>
              <w:widowControl w:val="0"/>
              <w:spacing w:line="276" w:lineRule="auto"/>
              <w:jc w:val="right"/>
              <w:rPr>
                <w:rFonts w:ascii="Arial" w:eastAsia="Arial" w:hAnsi="Arial" w:cs="Arial"/>
                <w:sz w:val="20"/>
                <w:szCs w:val="20"/>
              </w:rPr>
            </w:pPr>
            <w:r>
              <w:t>2002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2E7D062" w14:textId="77777777" w:rsidR="00771BCD" w:rsidRDefault="00000000">
            <w:pPr>
              <w:widowControl w:val="0"/>
              <w:spacing w:line="276" w:lineRule="auto"/>
              <w:rPr>
                <w:rFonts w:ascii="Arial" w:eastAsia="Arial" w:hAnsi="Arial" w:cs="Arial"/>
                <w:sz w:val="20"/>
                <w:szCs w:val="20"/>
              </w:rPr>
            </w:pPr>
            <w:r>
              <w:t>Bulletin of Marine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23213AC" w14:textId="77777777" w:rsidR="00771BCD" w:rsidRDefault="00000000">
            <w:pPr>
              <w:widowControl w:val="0"/>
              <w:spacing w:line="276" w:lineRule="auto"/>
            </w:pPr>
            <w:r>
              <w:t>Cephalopods in the Trophic Relations off Southern Brazil</w:t>
            </w:r>
          </w:p>
        </w:tc>
      </w:tr>
      <w:tr w:rsidR="00771BCD" w14:paraId="75E04820"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1141A04" w14:textId="77777777" w:rsidR="00771BCD" w:rsidRDefault="00000000">
            <w:pPr>
              <w:widowControl w:val="0"/>
              <w:spacing w:line="276" w:lineRule="auto"/>
              <w:rPr>
                <w:rFonts w:ascii="Arial" w:eastAsia="Arial" w:hAnsi="Arial" w:cs="Arial"/>
                <w:sz w:val="20"/>
                <w:szCs w:val="20"/>
              </w:rPr>
            </w:pPr>
            <w:r>
              <w:t>Glaser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B36E331" w14:textId="77777777" w:rsidR="00771BCD"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3B6C38A" w14:textId="77777777" w:rsidR="00771BCD" w:rsidRDefault="00000000">
            <w:pPr>
              <w:widowControl w:val="0"/>
              <w:spacing w:line="276" w:lineRule="auto"/>
              <w:rPr>
                <w:rFonts w:ascii="Arial" w:eastAsia="Arial" w:hAnsi="Arial" w:cs="Arial"/>
                <w:sz w:val="20"/>
                <w:szCs w:val="20"/>
              </w:rPr>
            </w:pPr>
            <w:r>
              <w:t>Journal of Marine Systems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5785EFA" w14:textId="77777777" w:rsidR="00771BCD" w:rsidRDefault="00000000">
            <w:pPr>
              <w:widowControl w:val="0"/>
              <w:spacing w:line="276" w:lineRule="auto"/>
            </w:pPr>
            <w:r>
              <w:t>Through the stomach of a predator: Regional patterns of forage in the diet of albacore tuna in the California Current System and metrics needed for ecosystem-based management</w:t>
            </w:r>
          </w:p>
        </w:tc>
      </w:tr>
      <w:tr w:rsidR="00771BCD" w14:paraId="4867EEC4"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83BF361" w14:textId="77777777" w:rsidR="00771BCD" w:rsidRDefault="00000000">
            <w:pPr>
              <w:widowControl w:val="0"/>
              <w:spacing w:line="276" w:lineRule="auto"/>
              <w:rPr>
                <w:rFonts w:ascii="Arial" w:eastAsia="Arial" w:hAnsi="Arial" w:cs="Arial"/>
                <w:sz w:val="20"/>
                <w:szCs w:val="20"/>
              </w:rPr>
            </w:pPr>
            <w:proofErr w:type="spellStart"/>
            <w:r>
              <w:t>Goni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EF49E89" w14:textId="77777777" w:rsidR="00771BCD" w:rsidRDefault="00000000">
            <w:pPr>
              <w:widowControl w:val="0"/>
              <w:spacing w:line="276" w:lineRule="auto"/>
              <w:jc w:val="right"/>
              <w:rPr>
                <w:rFonts w:ascii="Arial" w:eastAsia="Arial" w:hAnsi="Arial" w:cs="Arial"/>
                <w:sz w:val="20"/>
                <w:szCs w:val="20"/>
              </w:rPr>
            </w:pPr>
            <w:r>
              <w:t>2011</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972E6DB" w14:textId="77777777" w:rsidR="00771BCD"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80F276B" w14:textId="77777777" w:rsidR="00771BCD" w:rsidRDefault="00000000">
            <w:pPr>
              <w:widowControl w:val="0"/>
              <w:spacing w:line="276" w:lineRule="auto"/>
            </w:pPr>
            <w:r>
              <w:t>Variability of albacore (</w:t>
            </w:r>
            <w:r>
              <w:rPr>
                <w:i/>
              </w:rPr>
              <w:t>Thunnus alalunga</w:t>
            </w:r>
            <w:r>
              <w:t>) diet in the Northeast Atlantic and Mediterranean Sea</w:t>
            </w:r>
          </w:p>
        </w:tc>
      </w:tr>
      <w:tr w:rsidR="00771BCD" w14:paraId="0A7C5E24"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63FA633" w14:textId="77777777" w:rsidR="00771BCD" w:rsidRDefault="00000000">
            <w:pPr>
              <w:widowControl w:val="0"/>
              <w:spacing w:line="276" w:lineRule="auto"/>
              <w:rPr>
                <w:rFonts w:ascii="Arial" w:eastAsia="Arial" w:hAnsi="Arial" w:cs="Arial"/>
                <w:sz w:val="20"/>
                <w:szCs w:val="20"/>
              </w:rPr>
            </w:pPr>
            <w:r>
              <w:t>Hart, JL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2D7D9ED" w14:textId="77777777" w:rsidR="00771BCD" w:rsidRDefault="00000000">
            <w:pPr>
              <w:widowControl w:val="0"/>
              <w:spacing w:line="276" w:lineRule="auto"/>
              <w:jc w:val="right"/>
              <w:rPr>
                <w:rFonts w:ascii="Arial" w:eastAsia="Arial" w:hAnsi="Arial" w:cs="Arial"/>
                <w:sz w:val="20"/>
                <w:szCs w:val="20"/>
              </w:rPr>
            </w:pPr>
            <w:r>
              <w:t>1948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DD04C6A" w14:textId="77777777" w:rsidR="00771BCD" w:rsidRDefault="00000000">
            <w:pPr>
              <w:widowControl w:val="0"/>
              <w:spacing w:line="276" w:lineRule="auto"/>
              <w:rPr>
                <w:rFonts w:ascii="Arial" w:eastAsia="Arial" w:hAnsi="Arial" w:cs="Arial"/>
                <w:sz w:val="20"/>
                <w:szCs w:val="20"/>
              </w:rPr>
            </w:pPr>
            <w:r>
              <w:t>Pacific Biological Station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B1046E4" w14:textId="77777777" w:rsidR="00771BCD" w:rsidRDefault="00000000">
            <w:pPr>
              <w:widowControl w:val="0"/>
              <w:spacing w:line="276" w:lineRule="auto"/>
            </w:pPr>
            <w:r>
              <w:t>Accumulated Data on Albacore</w:t>
            </w:r>
          </w:p>
        </w:tc>
      </w:tr>
      <w:tr w:rsidR="00771BCD" w14:paraId="548E14F3"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0343F3A" w14:textId="77777777" w:rsidR="00771BCD" w:rsidRDefault="00000000">
            <w:pPr>
              <w:widowControl w:val="0"/>
              <w:spacing w:line="276" w:lineRule="auto"/>
              <w:rPr>
                <w:rFonts w:ascii="Arial" w:eastAsia="Arial" w:hAnsi="Arial" w:cs="Arial"/>
                <w:sz w:val="20"/>
                <w:szCs w:val="20"/>
              </w:rPr>
            </w:pPr>
            <w:r>
              <w:t>Iversen, RTB</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F6A7E18" w14:textId="77777777" w:rsidR="00771BCD" w:rsidRDefault="00000000">
            <w:pPr>
              <w:widowControl w:val="0"/>
              <w:spacing w:line="276" w:lineRule="auto"/>
              <w:jc w:val="right"/>
              <w:rPr>
                <w:rFonts w:ascii="Arial" w:eastAsia="Arial" w:hAnsi="Arial" w:cs="Arial"/>
                <w:sz w:val="20"/>
                <w:szCs w:val="20"/>
              </w:rPr>
            </w:pPr>
            <w:r>
              <w:t>1962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3743962" w14:textId="77777777" w:rsidR="00771BCD" w:rsidRDefault="00000000">
            <w:pPr>
              <w:widowControl w:val="0"/>
              <w:spacing w:line="276" w:lineRule="auto"/>
              <w:rPr>
                <w:rFonts w:ascii="Arial" w:eastAsia="Arial" w:hAnsi="Arial" w:cs="Arial"/>
                <w:sz w:val="20"/>
                <w:szCs w:val="20"/>
              </w:rPr>
            </w:pPr>
            <w:r>
              <w:t>Fishery Bulletin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CCA3632" w14:textId="77777777" w:rsidR="00771BCD" w:rsidRDefault="00000000">
            <w:pPr>
              <w:widowControl w:val="0"/>
              <w:spacing w:line="276" w:lineRule="auto"/>
            </w:pPr>
            <w:r>
              <w:t xml:space="preserve">Food of albacore tuna, </w:t>
            </w:r>
            <w:r>
              <w:rPr>
                <w:i/>
              </w:rPr>
              <w:t xml:space="preserve">Thunnus </w:t>
            </w:r>
            <w:proofErr w:type="spellStart"/>
            <w:r>
              <w:rPr>
                <w:i/>
              </w:rPr>
              <w:t>germo</w:t>
            </w:r>
            <w:proofErr w:type="spellEnd"/>
            <w:r>
              <w:t xml:space="preserve"> (</w:t>
            </w:r>
            <w:proofErr w:type="spellStart"/>
            <w:r>
              <w:t>Lacepède</w:t>
            </w:r>
            <w:proofErr w:type="spellEnd"/>
            <w:r>
              <w:t xml:space="preserve">), in the central and </w:t>
            </w:r>
            <w:proofErr w:type="spellStart"/>
            <w:r>
              <w:t>northeastern</w:t>
            </w:r>
            <w:proofErr w:type="spellEnd"/>
            <w:r>
              <w:t xml:space="preserve"> Pacific</w:t>
            </w:r>
          </w:p>
        </w:tc>
      </w:tr>
      <w:tr w:rsidR="00771BCD" w14:paraId="281C402A"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9C6809F" w14:textId="77777777" w:rsidR="00771BCD" w:rsidRDefault="00000000">
            <w:pPr>
              <w:widowControl w:val="0"/>
              <w:spacing w:line="276" w:lineRule="auto"/>
              <w:rPr>
                <w:rFonts w:ascii="Arial" w:eastAsia="Arial" w:hAnsi="Arial" w:cs="Arial"/>
                <w:sz w:val="20"/>
                <w:szCs w:val="20"/>
              </w:rPr>
            </w:pPr>
            <w:r>
              <w:t>Jordan &amp; Gilbert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F414580" w14:textId="77777777" w:rsidR="00771BCD" w:rsidRDefault="00000000">
            <w:pPr>
              <w:widowControl w:val="0"/>
              <w:spacing w:line="276" w:lineRule="auto"/>
              <w:jc w:val="right"/>
              <w:rPr>
                <w:rFonts w:ascii="Arial" w:eastAsia="Arial" w:hAnsi="Arial" w:cs="Arial"/>
                <w:sz w:val="20"/>
                <w:szCs w:val="20"/>
              </w:rPr>
            </w:pPr>
            <w:r>
              <w:t>1880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614355E" w14:textId="77777777" w:rsidR="00771BCD" w:rsidRDefault="00000000">
            <w:pPr>
              <w:widowControl w:val="0"/>
              <w:spacing w:line="276" w:lineRule="auto"/>
              <w:rPr>
                <w:rFonts w:ascii="Arial" w:eastAsia="Arial" w:hAnsi="Arial" w:cs="Arial"/>
                <w:sz w:val="20"/>
                <w:szCs w:val="20"/>
              </w:rPr>
            </w:pPr>
            <w:r>
              <w:t>Proceedings of the National Academy of 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04FFFFC" w14:textId="77777777" w:rsidR="00771BCD" w:rsidRDefault="00000000">
            <w:pPr>
              <w:widowControl w:val="0"/>
              <w:spacing w:line="276" w:lineRule="auto"/>
            </w:pPr>
            <w:r>
              <w:t xml:space="preserve">Description of two species of </w:t>
            </w:r>
            <w:proofErr w:type="spellStart"/>
            <w:r>
              <w:t>scopeloid</w:t>
            </w:r>
            <w:proofErr w:type="spellEnd"/>
            <w:r>
              <w:t xml:space="preserve"> fishes, </w:t>
            </w:r>
            <w:proofErr w:type="spellStart"/>
            <w:r>
              <w:rPr>
                <w:i/>
              </w:rPr>
              <w:t>Sudis</w:t>
            </w:r>
            <w:proofErr w:type="spellEnd"/>
            <w:r>
              <w:rPr>
                <w:i/>
              </w:rPr>
              <w:t xml:space="preserve"> </w:t>
            </w:r>
            <w:proofErr w:type="spellStart"/>
            <w:r>
              <w:rPr>
                <w:i/>
              </w:rPr>
              <w:t>ringens</w:t>
            </w:r>
            <w:proofErr w:type="spellEnd"/>
            <w:r>
              <w:t xml:space="preserve"> and </w:t>
            </w:r>
            <w:proofErr w:type="spellStart"/>
            <w:r>
              <w:rPr>
                <w:i/>
              </w:rPr>
              <w:t>Myctophum</w:t>
            </w:r>
            <w:proofErr w:type="spellEnd"/>
            <w:r>
              <w:rPr>
                <w:i/>
              </w:rPr>
              <w:t xml:space="preserve"> </w:t>
            </w:r>
            <w:proofErr w:type="spellStart"/>
            <w:r>
              <w:rPr>
                <w:i/>
              </w:rPr>
              <w:t>crenulare</w:t>
            </w:r>
            <w:proofErr w:type="spellEnd"/>
            <w:r>
              <w:t xml:space="preserve"> from Santa Barbara Channel, California.</w:t>
            </w:r>
          </w:p>
        </w:tc>
      </w:tr>
      <w:tr w:rsidR="00771BCD" w14:paraId="4BE37BF0"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ED64806" w14:textId="77777777" w:rsidR="00771BCD" w:rsidRDefault="00000000">
            <w:pPr>
              <w:widowControl w:val="0"/>
              <w:spacing w:line="276" w:lineRule="auto"/>
              <w:rPr>
                <w:rFonts w:ascii="Arial" w:eastAsia="Arial" w:hAnsi="Arial" w:cs="Arial"/>
                <w:sz w:val="20"/>
                <w:szCs w:val="20"/>
              </w:rPr>
            </w:pPr>
            <w:proofErr w:type="spellStart"/>
            <w:r>
              <w:lastRenderedPageBreak/>
              <w:t>Joubin</w:t>
            </w:r>
            <w:proofErr w:type="spellEnd"/>
            <w:r>
              <w:t xml:space="preserve"> &amp; </w:t>
            </w:r>
            <w:proofErr w:type="spellStart"/>
            <w:r>
              <w:t>Rouie</w:t>
            </w:r>
            <w:proofErr w:type="spellEnd"/>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D95F3EE" w14:textId="77777777" w:rsidR="00771BCD" w:rsidRDefault="00000000">
            <w:pPr>
              <w:widowControl w:val="0"/>
              <w:spacing w:line="276" w:lineRule="auto"/>
              <w:jc w:val="right"/>
              <w:rPr>
                <w:rFonts w:ascii="Arial" w:eastAsia="Arial" w:hAnsi="Arial" w:cs="Arial"/>
                <w:sz w:val="20"/>
                <w:szCs w:val="20"/>
              </w:rPr>
            </w:pPr>
            <w:r>
              <w:t>1918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CBBE4ED" w14:textId="77777777" w:rsidR="00771BCD" w:rsidRDefault="00000000">
            <w:pPr>
              <w:widowControl w:val="0"/>
              <w:spacing w:line="276" w:lineRule="auto"/>
              <w:rPr>
                <w:rFonts w:ascii="Arial" w:eastAsia="Arial" w:hAnsi="Arial" w:cs="Arial"/>
                <w:sz w:val="20"/>
                <w:szCs w:val="20"/>
              </w:rPr>
            </w:pPr>
            <w:r>
              <w:t xml:space="preserve">Bulletin de </w:t>
            </w:r>
            <w:proofErr w:type="spellStart"/>
            <w:r>
              <w:t>l'Institut</w:t>
            </w:r>
            <w:proofErr w:type="spellEnd"/>
            <w:r>
              <w:t xml:space="preserve"> </w:t>
            </w:r>
            <w:proofErr w:type="spellStart"/>
            <w:r>
              <w:t>Océanographique</w:t>
            </w:r>
            <w:proofErr w:type="spellEnd"/>
            <w:r>
              <w:t xml:space="preserve"> de Monaco</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F4A2E6B" w14:textId="77777777" w:rsidR="00771BCD" w:rsidRDefault="00000000">
            <w:pPr>
              <w:widowControl w:val="0"/>
              <w:spacing w:line="276" w:lineRule="auto"/>
            </w:pPr>
            <w:r>
              <w:t xml:space="preserve">Observations sur la </w:t>
            </w:r>
            <w:proofErr w:type="spellStart"/>
            <w:r>
              <w:t>nourriture</w:t>
            </w:r>
            <w:proofErr w:type="spellEnd"/>
            <w:r>
              <w:t xml:space="preserve"> des thons de </w:t>
            </w:r>
            <w:proofErr w:type="spellStart"/>
            <w:r>
              <w:t>l'Atlantique</w:t>
            </w:r>
            <w:proofErr w:type="spellEnd"/>
            <w:r>
              <w:t xml:space="preserve"> (</w:t>
            </w:r>
            <w:proofErr w:type="spellStart"/>
            <w:r>
              <w:rPr>
                <w:i/>
              </w:rPr>
              <w:t>Germo</w:t>
            </w:r>
            <w:proofErr w:type="spellEnd"/>
            <w:r>
              <w:rPr>
                <w:i/>
              </w:rPr>
              <w:t xml:space="preserve"> alalonga</w:t>
            </w:r>
            <w:r>
              <w:t xml:space="preserve"> </w:t>
            </w:r>
            <w:proofErr w:type="spellStart"/>
            <w:r>
              <w:t>Gmelin</w:t>
            </w:r>
            <w:proofErr w:type="spellEnd"/>
            <w:r>
              <w:t>)</w:t>
            </w:r>
          </w:p>
        </w:tc>
      </w:tr>
      <w:tr w:rsidR="00771BCD" w14:paraId="19CC0B51"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1168173" w14:textId="77777777" w:rsidR="00771BCD" w:rsidRDefault="00000000">
            <w:pPr>
              <w:widowControl w:val="0"/>
              <w:spacing w:line="276" w:lineRule="auto"/>
              <w:rPr>
                <w:rFonts w:ascii="Arial" w:eastAsia="Arial" w:hAnsi="Arial" w:cs="Arial"/>
                <w:sz w:val="20"/>
                <w:szCs w:val="20"/>
              </w:rPr>
            </w:pPr>
            <w:r>
              <w:t xml:space="preserve">Legendre &amp; </w:t>
            </w:r>
            <w:proofErr w:type="spellStart"/>
            <w:r>
              <w:t>Bouxin</w:t>
            </w:r>
            <w:proofErr w:type="spellEnd"/>
            <w:r>
              <w: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770FBC3" w14:textId="77777777" w:rsidR="00771BCD" w:rsidRDefault="00000000">
            <w:pPr>
              <w:widowControl w:val="0"/>
              <w:spacing w:line="276" w:lineRule="auto"/>
              <w:rPr>
                <w:rFonts w:ascii="Arial" w:eastAsia="Arial" w:hAnsi="Arial" w:cs="Arial"/>
                <w:sz w:val="20"/>
                <w:szCs w:val="20"/>
              </w:rPr>
            </w:pPr>
            <w:r>
              <w:t>1934; 1936; 1940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477195F" w14:textId="77777777" w:rsidR="00771BCD" w:rsidRDefault="00000000">
            <w:pPr>
              <w:widowControl w:val="0"/>
              <w:spacing w:line="276" w:lineRule="auto"/>
              <w:rPr>
                <w:rFonts w:ascii="Arial" w:eastAsia="Arial" w:hAnsi="Arial" w:cs="Arial"/>
                <w:sz w:val="20"/>
                <w:szCs w:val="20"/>
              </w:rPr>
            </w:pPr>
            <w:r>
              <w:t xml:space="preserve">Blondel la </w:t>
            </w:r>
            <w:proofErr w:type="spellStart"/>
            <w:r>
              <w:t>Rougery</w:t>
            </w:r>
            <w:proofErr w:type="spellEnd"/>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8150776" w14:textId="77777777" w:rsidR="00771BCD" w:rsidRDefault="00000000">
            <w:pPr>
              <w:widowControl w:val="0"/>
              <w:spacing w:line="276" w:lineRule="auto"/>
            </w:pPr>
            <w:r>
              <w:t xml:space="preserve">La </w:t>
            </w:r>
            <w:proofErr w:type="spellStart"/>
            <w:r>
              <w:t>Faune</w:t>
            </w:r>
            <w:proofErr w:type="spellEnd"/>
            <w:r>
              <w:t xml:space="preserve"> </w:t>
            </w:r>
            <w:proofErr w:type="spellStart"/>
            <w:r>
              <w:t>pélagique</w:t>
            </w:r>
            <w:proofErr w:type="spellEnd"/>
            <w:r>
              <w:t xml:space="preserve"> de </w:t>
            </w:r>
            <w:proofErr w:type="spellStart"/>
            <w:r>
              <w:t>l'Atlantique</w:t>
            </w:r>
            <w:proofErr w:type="spellEnd"/>
            <w:r>
              <w:t xml:space="preserve"> au large du Golfe de Gascogne </w:t>
            </w:r>
            <w:proofErr w:type="spellStart"/>
            <w:r>
              <w:t>recueillie</w:t>
            </w:r>
            <w:proofErr w:type="spellEnd"/>
            <w:r>
              <w:t xml:space="preserve"> dans des </w:t>
            </w:r>
            <w:proofErr w:type="spellStart"/>
            <w:r>
              <w:t>estomacs</w:t>
            </w:r>
            <w:proofErr w:type="spellEnd"/>
            <w:r>
              <w:t xml:space="preserve"> de </w:t>
            </w:r>
            <w:proofErr w:type="spellStart"/>
            <w:r>
              <w:t>Germons</w:t>
            </w:r>
            <w:proofErr w:type="spellEnd"/>
            <w:r>
              <w:t xml:space="preserve">: première </w:t>
            </w:r>
            <w:proofErr w:type="spellStart"/>
            <w:r>
              <w:t>partie</w:t>
            </w:r>
            <w:proofErr w:type="spellEnd"/>
            <w:r>
              <w:t xml:space="preserve">: </w:t>
            </w:r>
            <w:proofErr w:type="spellStart"/>
            <w:r>
              <w:t>poissons</w:t>
            </w:r>
            <w:proofErr w:type="spellEnd"/>
            <w:r>
              <w:t xml:space="preserve">; </w:t>
            </w:r>
            <w:proofErr w:type="spellStart"/>
            <w:r>
              <w:t>deuxième</w:t>
            </w:r>
            <w:proofErr w:type="spellEnd"/>
            <w:r>
              <w:t xml:space="preserve"> </w:t>
            </w:r>
            <w:proofErr w:type="spellStart"/>
            <w:r>
              <w:t>partie</w:t>
            </w:r>
            <w:proofErr w:type="spellEnd"/>
            <w:r>
              <w:t xml:space="preserve">: </w:t>
            </w:r>
            <w:proofErr w:type="spellStart"/>
            <w:r>
              <w:t>céphalopodes</w:t>
            </w:r>
            <w:proofErr w:type="spellEnd"/>
            <w:r>
              <w:t xml:space="preserve">; </w:t>
            </w:r>
            <w:proofErr w:type="spellStart"/>
            <w:r>
              <w:t>troisième</w:t>
            </w:r>
            <w:proofErr w:type="spellEnd"/>
            <w:r>
              <w:t xml:space="preserve"> </w:t>
            </w:r>
            <w:proofErr w:type="spellStart"/>
            <w:r>
              <w:t>partie</w:t>
            </w:r>
            <w:proofErr w:type="spellEnd"/>
            <w:r>
              <w:t xml:space="preserve">: </w:t>
            </w:r>
            <w:proofErr w:type="spellStart"/>
            <w:r>
              <w:t>invertébrés</w:t>
            </w:r>
            <w:proofErr w:type="spellEnd"/>
            <w:r>
              <w:t xml:space="preserve"> (</w:t>
            </w:r>
            <w:proofErr w:type="spellStart"/>
            <w:r>
              <w:t>céphalopodes</w:t>
            </w:r>
            <w:proofErr w:type="spellEnd"/>
            <w:r>
              <w:t xml:space="preserve"> </w:t>
            </w:r>
            <w:proofErr w:type="spellStart"/>
            <w:r>
              <w:t>exclus</w:t>
            </w:r>
            <w:proofErr w:type="spellEnd"/>
            <w:r>
              <w:t xml:space="preserve">), parasites du </w:t>
            </w:r>
            <w:proofErr w:type="spellStart"/>
            <w:r>
              <w:t>germon</w:t>
            </w:r>
            <w:proofErr w:type="spellEnd"/>
            <w:r>
              <w:t>.</w:t>
            </w:r>
          </w:p>
        </w:tc>
      </w:tr>
      <w:tr w:rsidR="00771BCD" w14:paraId="4B0BDA0D"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3DAE6E9" w14:textId="77777777" w:rsidR="00771BCD" w:rsidRDefault="00000000">
            <w:pPr>
              <w:widowControl w:val="0"/>
              <w:spacing w:line="276" w:lineRule="auto"/>
              <w:rPr>
                <w:rFonts w:ascii="Arial" w:eastAsia="Arial" w:hAnsi="Arial" w:cs="Arial"/>
                <w:sz w:val="20"/>
                <w:szCs w:val="20"/>
              </w:rPr>
            </w:pPr>
            <w:r>
              <w:t>Logan et al.</w:t>
            </w:r>
            <w:r>
              <w:rPr>
                <w:rFonts w:ascii="Arial" w:eastAsia="Arial" w:hAnsi="Arial" w:cs="Arial"/>
                <w:color w:val="1C1D1E"/>
                <w:sz w:val="21"/>
                <w:szCs w:val="21"/>
                <w:highlight w:val="white"/>
              </w:rPr>
              <w: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FD9533C" w14:textId="77777777" w:rsidR="00771BCD" w:rsidRDefault="00000000">
            <w:pPr>
              <w:widowControl w:val="0"/>
              <w:spacing w:line="276" w:lineRule="auto"/>
              <w:jc w:val="right"/>
              <w:rPr>
                <w:rFonts w:ascii="Arial" w:eastAsia="Arial" w:hAnsi="Arial" w:cs="Arial"/>
                <w:sz w:val="20"/>
                <w:szCs w:val="20"/>
              </w:rPr>
            </w:pPr>
            <w:r>
              <w:t>2013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F5AEF6E" w14:textId="77777777" w:rsidR="00771BCD" w:rsidRDefault="00000000">
            <w:pPr>
              <w:widowControl w:val="0"/>
              <w:spacing w:line="276" w:lineRule="auto"/>
              <w:rPr>
                <w:rFonts w:ascii="Arial" w:eastAsia="Arial" w:hAnsi="Arial" w:cs="Arial"/>
                <w:sz w:val="20"/>
                <w:szCs w:val="20"/>
              </w:rPr>
            </w:pPr>
            <w:r>
              <w:t>Deep Sea Research Part II: Topical Studies in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E9FFF24" w14:textId="77777777" w:rsidR="00771BCD" w:rsidRDefault="00000000">
            <w:pPr>
              <w:widowControl w:val="0"/>
              <w:spacing w:line="276" w:lineRule="auto"/>
            </w:pPr>
            <w:r>
              <w:t>Contribution of Cephalopod prey to the Diet of Large Pelagic Fish Predators in Central North Atlantic Ocean</w:t>
            </w:r>
          </w:p>
        </w:tc>
      </w:tr>
      <w:tr w:rsidR="00771BCD" w14:paraId="18101E56"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0B8F3A0" w14:textId="77777777" w:rsidR="00771BCD" w:rsidRDefault="00000000">
            <w:pPr>
              <w:widowControl w:val="0"/>
              <w:spacing w:line="276" w:lineRule="auto"/>
              <w:rPr>
                <w:rFonts w:ascii="Arial" w:eastAsia="Arial" w:hAnsi="Arial" w:cs="Arial"/>
                <w:sz w:val="20"/>
                <w:szCs w:val="20"/>
              </w:rPr>
            </w:pPr>
            <w:r>
              <w:t>Madigan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266FEDD" w14:textId="77777777" w:rsidR="00771BCD"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44C57E6" w14:textId="77777777" w:rsidR="00771BCD" w:rsidRDefault="00000000">
            <w:pPr>
              <w:widowControl w:val="0"/>
              <w:spacing w:line="276" w:lineRule="auto"/>
              <w:rPr>
                <w:rFonts w:ascii="Arial" w:eastAsia="Arial" w:hAnsi="Arial" w:cs="Arial"/>
                <w:sz w:val="20"/>
                <w:szCs w:val="20"/>
              </w:rPr>
            </w:pPr>
            <w:r>
              <w:t>Proceedings of the National Academy of 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FD4F6E3" w14:textId="77777777" w:rsidR="00771BCD" w:rsidRDefault="00000000">
            <w:pPr>
              <w:widowControl w:val="0"/>
              <w:spacing w:line="276" w:lineRule="auto"/>
            </w:pPr>
            <w:r>
              <w:t>Assessing niche width of endothermic fish from genes to ecosystem</w:t>
            </w:r>
          </w:p>
        </w:tc>
      </w:tr>
      <w:tr w:rsidR="00771BCD" w14:paraId="3BE886A4"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D6881BD" w14:textId="77777777" w:rsidR="00771BCD" w:rsidRDefault="00000000">
            <w:pPr>
              <w:widowControl w:val="0"/>
              <w:spacing w:line="276" w:lineRule="auto"/>
              <w:rPr>
                <w:rFonts w:ascii="Arial" w:eastAsia="Arial" w:hAnsi="Arial" w:cs="Arial"/>
                <w:sz w:val="20"/>
                <w:szCs w:val="20"/>
              </w:rPr>
            </w:pPr>
            <w:r>
              <w:t>Matthews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D4607D9" w14:textId="77777777" w:rsidR="00771BCD" w:rsidRDefault="00000000">
            <w:pPr>
              <w:widowControl w:val="0"/>
              <w:spacing w:line="276" w:lineRule="auto"/>
              <w:jc w:val="right"/>
              <w:rPr>
                <w:rFonts w:ascii="Arial" w:eastAsia="Arial" w:hAnsi="Arial" w:cs="Arial"/>
                <w:sz w:val="20"/>
                <w:szCs w:val="20"/>
              </w:rPr>
            </w:pPr>
            <w:r>
              <w:t>1977</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2A80805" w14:textId="77777777" w:rsidR="00771BCD" w:rsidRDefault="00000000">
            <w:pPr>
              <w:widowControl w:val="0"/>
              <w:spacing w:line="276" w:lineRule="auto"/>
              <w:rPr>
                <w:rFonts w:ascii="Arial" w:eastAsia="Arial" w:hAnsi="Arial" w:cs="Arial"/>
                <w:sz w:val="20"/>
                <w:szCs w:val="20"/>
              </w:rPr>
            </w:pPr>
            <w:r>
              <w:t>NOAA Technical Report</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34868C7" w14:textId="77777777" w:rsidR="00771BCD" w:rsidRDefault="00000000">
            <w:pPr>
              <w:widowControl w:val="0"/>
              <w:spacing w:line="276" w:lineRule="auto"/>
            </w:pPr>
            <w:r>
              <w:t>Food of Western North Atlantic Tunas (</w:t>
            </w:r>
            <w:r>
              <w:rPr>
                <w:i/>
              </w:rPr>
              <w:t>Thunnus</w:t>
            </w:r>
            <w:r>
              <w:t>) and Lancetfishes (</w:t>
            </w:r>
            <w:proofErr w:type="spellStart"/>
            <w:r>
              <w:rPr>
                <w:i/>
              </w:rPr>
              <w:t>Alepisaurus</w:t>
            </w:r>
            <w:proofErr w:type="spellEnd"/>
            <w:r>
              <w:t>)</w:t>
            </w:r>
          </w:p>
        </w:tc>
      </w:tr>
      <w:tr w:rsidR="00771BCD" w14:paraId="01E0AD1D"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2820E3A" w14:textId="77777777" w:rsidR="00771BCD" w:rsidRDefault="00000000">
            <w:pPr>
              <w:widowControl w:val="0"/>
              <w:spacing w:line="276" w:lineRule="auto"/>
              <w:rPr>
                <w:rFonts w:ascii="Arial" w:eastAsia="Arial" w:hAnsi="Arial" w:cs="Arial"/>
                <w:sz w:val="20"/>
                <w:szCs w:val="20"/>
              </w:rPr>
            </w:pPr>
            <w:r>
              <w:t>McHugh, JL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268C04E" w14:textId="77777777" w:rsidR="00771BCD" w:rsidRDefault="00000000">
            <w:pPr>
              <w:widowControl w:val="0"/>
              <w:spacing w:line="276" w:lineRule="auto"/>
              <w:jc w:val="right"/>
              <w:rPr>
                <w:rFonts w:ascii="Arial" w:eastAsia="Arial" w:hAnsi="Arial" w:cs="Arial"/>
                <w:sz w:val="20"/>
                <w:szCs w:val="20"/>
              </w:rPr>
            </w:pPr>
            <w:r>
              <w:t>1952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7A64620" w14:textId="77777777" w:rsidR="00771BCD" w:rsidRDefault="00000000">
            <w:pPr>
              <w:widowControl w:val="0"/>
              <w:spacing w:line="276" w:lineRule="auto"/>
              <w:rPr>
                <w:rFonts w:ascii="Arial" w:eastAsia="Arial" w:hAnsi="Arial" w:cs="Arial"/>
                <w:sz w:val="20"/>
                <w:szCs w:val="20"/>
              </w:rPr>
            </w:pPr>
            <w:r>
              <w:t>Bulletin of the Scripps Institution of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0DD3901" w14:textId="77777777" w:rsidR="00771BCD" w:rsidRDefault="00000000">
            <w:pPr>
              <w:widowControl w:val="0"/>
              <w:spacing w:line="276" w:lineRule="auto"/>
            </w:pPr>
            <w:r>
              <w:t>The food of albacore (</w:t>
            </w:r>
            <w:proofErr w:type="spellStart"/>
            <w:r>
              <w:rPr>
                <w:i/>
              </w:rPr>
              <w:t>Germo</w:t>
            </w:r>
            <w:proofErr w:type="spellEnd"/>
            <w:r>
              <w:rPr>
                <w:i/>
              </w:rPr>
              <w:t xml:space="preserve"> alalunga</w:t>
            </w:r>
            <w:r>
              <w:t>) off California</w:t>
            </w:r>
          </w:p>
        </w:tc>
      </w:tr>
      <w:tr w:rsidR="00771BCD" w14:paraId="301AA8AF"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35DEB88" w14:textId="77777777" w:rsidR="00771BCD" w:rsidRDefault="00000000">
            <w:pPr>
              <w:widowControl w:val="0"/>
              <w:spacing w:line="276" w:lineRule="auto"/>
              <w:rPr>
                <w:rFonts w:ascii="Arial" w:eastAsia="Arial" w:hAnsi="Arial" w:cs="Arial"/>
                <w:sz w:val="20"/>
                <w:szCs w:val="20"/>
              </w:rPr>
            </w:pPr>
            <w:r>
              <w:t>Ortiz de Zarate, V</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5218A83" w14:textId="77777777" w:rsidR="00771BCD" w:rsidRDefault="00000000">
            <w:pPr>
              <w:widowControl w:val="0"/>
              <w:spacing w:line="276" w:lineRule="auto"/>
              <w:jc w:val="right"/>
              <w:rPr>
                <w:rFonts w:ascii="Arial" w:eastAsia="Arial" w:hAnsi="Arial" w:cs="Arial"/>
                <w:sz w:val="20"/>
                <w:szCs w:val="20"/>
              </w:rPr>
            </w:pPr>
            <w:r>
              <w:t>1987</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2CBA6B8" w14:textId="77777777" w:rsidR="00771BCD" w:rsidRDefault="00000000">
            <w:pPr>
              <w:widowControl w:val="0"/>
              <w:spacing w:line="276" w:lineRule="auto"/>
              <w:rPr>
                <w:rFonts w:ascii="Arial" w:eastAsia="Arial" w:hAnsi="Arial" w:cs="Arial"/>
                <w:sz w:val="20"/>
                <w:szCs w:val="20"/>
              </w:rPr>
            </w:pPr>
            <w:r>
              <w:t xml:space="preserve">Instituto </w:t>
            </w:r>
            <w:proofErr w:type="spellStart"/>
            <w:r>
              <w:t>Español</w:t>
            </w:r>
            <w:proofErr w:type="spellEnd"/>
            <w:r>
              <w:t xml:space="preserve"> de </w:t>
            </w:r>
            <w:proofErr w:type="spellStart"/>
            <w:r>
              <w:t>Oceanografía</w:t>
            </w:r>
            <w:proofErr w:type="spellEnd"/>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9C7C698" w14:textId="77777777" w:rsidR="00771BCD" w:rsidRDefault="00000000">
            <w:pPr>
              <w:widowControl w:val="0"/>
              <w:spacing w:line="276" w:lineRule="auto"/>
            </w:pPr>
            <w:proofErr w:type="spellStart"/>
            <w:r>
              <w:t>Datos</w:t>
            </w:r>
            <w:proofErr w:type="spellEnd"/>
            <w:r>
              <w:t xml:space="preserve"> </w:t>
            </w:r>
            <w:proofErr w:type="spellStart"/>
            <w:r>
              <w:t>sobre</w:t>
            </w:r>
            <w:proofErr w:type="spellEnd"/>
            <w:r>
              <w:t xml:space="preserve"> la </w:t>
            </w:r>
            <w:proofErr w:type="spellStart"/>
            <w:r>
              <w:t>alimentacion</w:t>
            </w:r>
            <w:proofErr w:type="spellEnd"/>
            <w:r>
              <w:t xml:space="preserve"> del </w:t>
            </w:r>
            <w:proofErr w:type="spellStart"/>
            <w:r>
              <w:t>atun</w:t>
            </w:r>
            <w:proofErr w:type="spellEnd"/>
            <w:r>
              <w:t xml:space="preserve"> </w:t>
            </w:r>
            <w:proofErr w:type="spellStart"/>
            <w:r>
              <w:t>blanco</w:t>
            </w:r>
            <w:proofErr w:type="spellEnd"/>
            <w:r>
              <w:t xml:space="preserve"> (</w:t>
            </w:r>
            <w:r>
              <w:rPr>
                <w:i/>
              </w:rPr>
              <w:t>Thunnus alalunga</w:t>
            </w:r>
            <w:r>
              <w:t xml:space="preserve">) </w:t>
            </w:r>
            <w:proofErr w:type="spellStart"/>
            <w:r>
              <w:t>juvenil</w:t>
            </w:r>
            <w:proofErr w:type="spellEnd"/>
            <w:r>
              <w:t xml:space="preserve"> </w:t>
            </w:r>
            <w:proofErr w:type="spellStart"/>
            <w:r>
              <w:t>capturado</w:t>
            </w:r>
            <w:proofErr w:type="spellEnd"/>
            <w:r>
              <w:t xml:space="preserve"> </w:t>
            </w:r>
            <w:proofErr w:type="spellStart"/>
            <w:r>
              <w:t>en</w:t>
            </w:r>
            <w:proofErr w:type="spellEnd"/>
            <w:r>
              <w:t xml:space="preserve"> </w:t>
            </w:r>
            <w:proofErr w:type="spellStart"/>
            <w:r>
              <w:t>el</w:t>
            </w:r>
            <w:proofErr w:type="spellEnd"/>
            <w:r>
              <w:t xml:space="preserve"> </w:t>
            </w:r>
            <w:proofErr w:type="spellStart"/>
            <w:r>
              <w:t>golfo</w:t>
            </w:r>
            <w:proofErr w:type="spellEnd"/>
            <w:r>
              <w:t xml:space="preserve"> de </w:t>
            </w:r>
            <w:proofErr w:type="spellStart"/>
            <w:r>
              <w:t>vizcaya</w:t>
            </w:r>
            <w:proofErr w:type="spellEnd"/>
          </w:p>
        </w:tc>
      </w:tr>
      <w:tr w:rsidR="00771BCD" w14:paraId="2AD0CBE5"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9C617E5" w14:textId="77777777" w:rsidR="00771BCD" w:rsidRDefault="00000000">
            <w:pPr>
              <w:widowControl w:val="0"/>
              <w:spacing w:line="276" w:lineRule="auto"/>
              <w:rPr>
                <w:rFonts w:ascii="Arial" w:eastAsia="Arial" w:hAnsi="Arial" w:cs="Arial"/>
                <w:sz w:val="20"/>
                <w:szCs w:val="20"/>
              </w:rPr>
            </w:pPr>
            <w:proofErr w:type="spellStart"/>
            <w:r>
              <w:t>Pinkas</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F8F6943" w14:textId="77777777" w:rsidR="00771BCD" w:rsidRDefault="00000000">
            <w:pPr>
              <w:widowControl w:val="0"/>
              <w:spacing w:line="276" w:lineRule="auto"/>
              <w:jc w:val="right"/>
              <w:rPr>
                <w:rFonts w:ascii="Arial" w:eastAsia="Arial" w:hAnsi="Arial" w:cs="Arial"/>
                <w:sz w:val="20"/>
                <w:szCs w:val="20"/>
              </w:rPr>
            </w:pPr>
            <w:r>
              <w:t>1971</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BC5E43E" w14:textId="77777777" w:rsidR="00771BCD" w:rsidRDefault="00000000">
            <w:pPr>
              <w:widowControl w:val="0"/>
              <w:spacing w:line="276" w:lineRule="auto"/>
              <w:rPr>
                <w:rFonts w:ascii="Arial" w:eastAsia="Arial" w:hAnsi="Arial" w:cs="Arial"/>
                <w:sz w:val="20"/>
                <w:szCs w:val="20"/>
              </w:rPr>
            </w:pPr>
            <w:r>
              <w:t>Fish Bulletin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1D1DB24" w14:textId="77777777" w:rsidR="00771BCD" w:rsidRDefault="00000000">
            <w:pPr>
              <w:widowControl w:val="0"/>
              <w:spacing w:line="276" w:lineRule="auto"/>
            </w:pPr>
            <w:r>
              <w:t>Food habits of albacore, bluefin tuna, and bonito</w:t>
            </w:r>
          </w:p>
        </w:tc>
      </w:tr>
      <w:tr w:rsidR="00771BCD" w14:paraId="55D41D17"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72AE589" w14:textId="77777777" w:rsidR="00771BCD" w:rsidRDefault="00000000">
            <w:pPr>
              <w:widowControl w:val="0"/>
              <w:spacing w:line="276" w:lineRule="auto"/>
              <w:rPr>
                <w:rFonts w:ascii="Arial" w:eastAsia="Arial" w:hAnsi="Arial" w:cs="Arial"/>
                <w:sz w:val="20"/>
                <w:szCs w:val="20"/>
              </w:rPr>
            </w:pPr>
            <w:r>
              <w:t>Prince Albert de Monaco</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3B48E57" w14:textId="77777777" w:rsidR="00771BCD" w:rsidRDefault="00000000">
            <w:pPr>
              <w:widowControl w:val="0"/>
              <w:spacing w:line="276" w:lineRule="auto"/>
              <w:jc w:val="right"/>
              <w:rPr>
                <w:rFonts w:ascii="Arial" w:eastAsia="Arial" w:hAnsi="Arial" w:cs="Arial"/>
                <w:sz w:val="20"/>
                <w:szCs w:val="20"/>
              </w:rPr>
            </w:pPr>
            <w:r>
              <w:t>1888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0C563B7" w14:textId="77777777" w:rsidR="00771BCD" w:rsidRDefault="00000000">
            <w:pPr>
              <w:widowControl w:val="0"/>
              <w:spacing w:line="276" w:lineRule="auto"/>
              <w:rPr>
                <w:rFonts w:ascii="Arial" w:eastAsia="Arial" w:hAnsi="Arial" w:cs="Arial"/>
                <w:sz w:val="20"/>
                <w:szCs w:val="20"/>
              </w:rPr>
            </w:pPr>
            <w:proofErr w:type="spellStart"/>
            <w:r>
              <w:t>Comptes</w:t>
            </w:r>
            <w:proofErr w:type="spellEnd"/>
            <w:r>
              <w:t xml:space="preserve"> </w:t>
            </w:r>
            <w:proofErr w:type="spellStart"/>
            <w:r>
              <w:t>Rendus</w:t>
            </w:r>
            <w:proofErr w:type="spellEnd"/>
            <w:r>
              <w:t xml:space="preserve"> de </w:t>
            </w:r>
            <w:proofErr w:type="spellStart"/>
            <w:r>
              <w:t>l'Académie</w:t>
            </w:r>
            <w:proofErr w:type="spellEnd"/>
            <w:r>
              <w:t xml:space="preserve"> des 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F8F4198" w14:textId="77777777" w:rsidR="00771BCD" w:rsidRDefault="00000000">
            <w:pPr>
              <w:widowControl w:val="0"/>
              <w:spacing w:line="276" w:lineRule="auto"/>
            </w:pPr>
            <w:r>
              <w:t xml:space="preserve">Sur </w:t>
            </w:r>
            <w:proofErr w:type="spellStart"/>
            <w:r>
              <w:t>l'alimentation</w:t>
            </w:r>
            <w:proofErr w:type="spellEnd"/>
            <w:r>
              <w:t xml:space="preserve"> des </w:t>
            </w:r>
            <w:proofErr w:type="spellStart"/>
            <w:r>
              <w:t>naufragés</w:t>
            </w:r>
            <w:proofErr w:type="spellEnd"/>
            <w:r>
              <w:t xml:space="preserve"> </w:t>
            </w:r>
            <w:proofErr w:type="spellStart"/>
            <w:r>
              <w:t>en</w:t>
            </w:r>
            <w:proofErr w:type="spellEnd"/>
            <w:r>
              <w:t xml:space="preserve"> </w:t>
            </w:r>
            <w:proofErr w:type="spellStart"/>
            <w:r>
              <w:t>pleine</w:t>
            </w:r>
            <w:proofErr w:type="spellEnd"/>
            <w:r>
              <w:t xml:space="preserve"> </w:t>
            </w:r>
            <w:proofErr w:type="spellStart"/>
            <w:r>
              <w:t>mer</w:t>
            </w:r>
            <w:proofErr w:type="spellEnd"/>
            <w:r>
              <w:t xml:space="preserve"> (On the nutrition of castaways in the open ocean)</w:t>
            </w:r>
          </w:p>
        </w:tc>
      </w:tr>
      <w:tr w:rsidR="00771BCD" w14:paraId="3DDB6E0F"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56CD006" w14:textId="77777777" w:rsidR="00771BCD" w:rsidRDefault="00000000">
            <w:pPr>
              <w:widowControl w:val="0"/>
              <w:spacing w:line="276" w:lineRule="auto"/>
              <w:rPr>
                <w:rFonts w:ascii="Arial" w:eastAsia="Arial" w:hAnsi="Arial" w:cs="Arial"/>
                <w:sz w:val="20"/>
                <w:szCs w:val="20"/>
              </w:rPr>
            </w:pPr>
            <w:proofErr w:type="spellStart"/>
            <w:r>
              <w:t>Pusineri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A7559C2" w14:textId="77777777" w:rsidR="00771BCD" w:rsidRDefault="00000000">
            <w:pPr>
              <w:widowControl w:val="0"/>
              <w:spacing w:line="276" w:lineRule="auto"/>
              <w:jc w:val="right"/>
              <w:rPr>
                <w:rFonts w:ascii="Arial" w:eastAsia="Arial" w:hAnsi="Arial" w:cs="Arial"/>
                <w:sz w:val="20"/>
                <w:szCs w:val="20"/>
              </w:rPr>
            </w:pPr>
            <w:r>
              <w:t>2005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30150AE" w14:textId="77777777" w:rsidR="00771BCD" w:rsidRDefault="00000000">
            <w:pPr>
              <w:widowControl w:val="0"/>
              <w:spacing w:line="276" w:lineRule="auto"/>
              <w:rPr>
                <w:rFonts w:ascii="Arial" w:eastAsia="Arial" w:hAnsi="Arial" w:cs="Arial"/>
                <w:sz w:val="20"/>
                <w:szCs w:val="20"/>
              </w:rPr>
            </w:pPr>
            <w:r>
              <w:t>Journal of Marine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480D795" w14:textId="77777777" w:rsidR="00771BCD" w:rsidRDefault="00000000">
            <w:pPr>
              <w:widowControl w:val="0"/>
              <w:spacing w:line="276" w:lineRule="auto"/>
            </w:pPr>
            <w:r>
              <w:t xml:space="preserve">Food and feeding ecology of juvenile albacore, </w:t>
            </w:r>
            <w:r>
              <w:rPr>
                <w:i/>
              </w:rPr>
              <w:t>Thunnus alalunga</w:t>
            </w:r>
            <w:r>
              <w:t>, off the Bay of Biscay: a case study</w:t>
            </w:r>
          </w:p>
        </w:tc>
      </w:tr>
      <w:tr w:rsidR="00771BCD" w14:paraId="2C224792"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61A1AC1" w14:textId="77777777" w:rsidR="00771BCD" w:rsidRDefault="00000000">
            <w:pPr>
              <w:widowControl w:val="0"/>
              <w:spacing w:line="276" w:lineRule="auto"/>
              <w:rPr>
                <w:rFonts w:ascii="Arial" w:eastAsia="Arial" w:hAnsi="Arial" w:cs="Arial"/>
                <w:sz w:val="20"/>
                <w:szCs w:val="20"/>
              </w:rPr>
            </w:pPr>
            <w:r>
              <w:t>Romanov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28127C4" w14:textId="77777777" w:rsidR="00771BCD" w:rsidRDefault="00000000">
            <w:pPr>
              <w:widowControl w:val="0"/>
              <w:spacing w:line="276" w:lineRule="auto"/>
              <w:jc w:val="right"/>
              <w:rPr>
                <w:rFonts w:ascii="Arial" w:eastAsia="Arial" w:hAnsi="Arial" w:cs="Arial"/>
                <w:sz w:val="20"/>
                <w:szCs w:val="20"/>
              </w:rPr>
            </w:pPr>
            <w:r>
              <w:t>2020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FDF793F" w14:textId="77777777" w:rsidR="00771BCD" w:rsidRDefault="00000000">
            <w:pPr>
              <w:widowControl w:val="0"/>
              <w:spacing w:line="276" w:lineRule="auto"/>
              <w:rPr>
                <w:rFonts w:ascii="Arial" w:eastAsia="Arial" w:hAnsi="Arial" w:cs="Arial"/>
                <w:sz w:val="20"/>
                <w:szCs w:val="20"/>
              </w:rPr>
            </w:pPr>
            <w:r>
              <w:t>Marine and Freshwater Research</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B3B4711" w14:textId="77777777" w:rsidR="00771BCD" w:rsidRDefault="00000000">
            <w:pPr>
              <w:widowControl w:val="0"/>
              <w:spacing w:line="276" w:lineRule="auto"/>
            </w:pPr>
            <w:r>
              <w:t>Trophic ecology of albacore tuna (</w:t>
            </w:r>
            <w:r>
              <w:rPr>
                <w:i/>
              </w:rPr>
              <w:t>Thunnus alalunga</w:t>
            </w:r>
            <w:r>
              <w:t>) in the western tropical Indian Ocean and adjacent waters</w:t>
            </w:r>
          </w:p>
        </w:tc>
      </w:tr>
      <w:tr w:rsidR="00771BCD" w14:paraId="49F6F08C"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A207133" w14:textId="77777777" w:rsidR="00771BCD" w:rsidRDefault="00000000">
            <w:pPr>
              <w:widowControl w:val="0"/>
              <w:spacing w:line="276" w:lineRule="auto"/>
              <w:rPr>
                <w:rFonts w:ascii="Arial" w:eastAsia="Arial" w:hAnsi="Arial" w:cs="Arial"/>
                <w:sz w:val="20"/>
                <w:szCs w:val="20"/>
              </w:rPr>
            </w:pPr>
            <w:r>
              <w:t>Romero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9A37E1C" w14:textId="77777777" w:rsidR="00771BCD" w:rsidRDefault="00000000">
            <w:pPr>
              <w:widowControl w:val="0"/>
              <w:spacing w:line="276" w:lineRule="auto"/>
              <w:jc w:val="right"/>
              <w:rPr>
                <w:rFonts w:ascii="Arial" w:eastAsia="Arial" w:hAnsi="Arial" w:cs="Arial"/>
                <w:sz w:val="20"/>
                <w:szCs w:val="20"/>
              </w:rPr>
            </w:pPr>
            <w:r>
              <w:t>2012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0299DB6" w14:textId="77777777" w:rsidR="00771BCD" w:rsidRDefault="00000000">
            <w:pPr>
              <w:widowControl w:val="0"/>
              <w:spacing w:line="276" w:lineRule="auto"/>
              <w:rPr>
                <w:rFonts w:ascii="Arial" w:eastAsia="Arial" w:hAnsi="Arial" w:cs="Arial"/>
                <w:sz w:val="20"/>
                <w:szCs w:val="20"/>
              </w:rPr>
            </w:pPr>
            <w:r>
              <w:t xml:space="preserve">Helgoland Marine </w:t>
            </w:r>
            <w:r>
              <w:lastRenderedPageBreak/>
              <w:t>Research</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7942908" w14:textId="77777777" w:rsidR="00771BCD" w:rsidRDefault="00000000">
            <w:pPr>
              <w:widowControl w:val="0"/>
              <w:spacing w:line="276" w:lineRule="auto"/>
            </w:pPr>
            <w:r>
              <w:lastRenderedPageBreak/>
              <w:t xml:space="preserve">Pelagic cephalopods of the central </w:t>
            </w:r>
            <w:r>
              <w:lastRenderedPageBreak/>
              <w:t>Mediterranean Sea determined by the analysis of the stomach content of large fish predators</w:t>
            </w:r>
          </w:p>
        </w:tc>
      </w:tr>
      <w:tr w:rsidR="00771BCD" w14:paraId="78EFD853"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1770021" w14:textId="77777777" w:rsidR="00771BCD" w:rsidRDefault="00000000">
            <w:pPr>
              <w:widowControl w:val="0"/>
              <w:spacing w:line="276" w:lineRule="auto"/>
              <w:rPr>
                <w:rFonts w:ascii="Arial" w:eastAsia="Arial" w:hAnsi="Arial" w:cs="Arial"/>
                <w:sz w:val="20"/>
                <w:szCs w:val="20"/>
              </w:rPr>
            </w:pPr>
            <w:r>
              <w:lastRenderedPageBreak/>
              <w:t xml:space="preserve">Salman &amp; </w:t>
            </w:r>
            <w:proofErr w:type="spellStart"/>
            <w:r>
              <w:t>Karakulak</w:t>
            </w:r>
            <w:proofErr w:type="spellEnd"/>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D4CC096" w14:textId="77777777" w:rsidR="00771BCD" w:rsidRDefault="00000000">
            <w:pPr>
              <w:widowControl w:val="0"/>
              <w:spacing w:line="276" w:lineRule="auto"/>
              <w:jc w:val="right"/>
              <w:rPr>
                <w:rFonts w:ascii="Arial" w:eastAsia="Arial" w:hAnsi="Arial" w:cs="Arial"/>
                <w:sz w:val="20"/>
                <w:szCs w:val="20"/>
              </w:rPr>
            </w:pPr>
            <w:r>
              <w:t>2009</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4852916" w14:textId="77777777" w:rsidR="00771BCD" w:rsidRDefault="00000000">
            <w:pPr>
              <w:widowControl w:val="0"/>
              <w:spacing w:line="276" w:lineRule="auto"/>
              <w:rPr>
                <w:rFonts w:ascii="Arial" w:eastAsia="Arial" w:hAnsi="Arial" w:cs="Arial"/>
                <w:sz w:val="20"/>
                <w:szCs w:val="20"/>
              </w:rPr>
            </w:pPr>
            <w:r>
              <w:t>Journal of Marine Biological Association of the United Kingdom</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3860EBA" w14:textId="77777777" w:rsidR="00771BCD" w:rsidRDefault="00000000">
            <w:pPr>
              <w:widowControl w:val="0"/>
              <w:spacing w:line="276" w:lineRule="auto"/>
            </w:pPr>
            <w:r>
              <w:t xml:space="preserve">Cephalopods in the diet of albacore, </w:t>
            </w:r>
            <w:r>
              <w:rPr>
                <w:i/>
              </w:rPr>
              <w:t>Thunnus alalunga</w:t>
            </w:r>
            <w:r>
              <w:t>, from the eastern Mediterranean</w:t>
            </w:r>
          </w:p>
        </w:tc>
      </w:tr>
      <w:tr w:rsidR="00771BCD" w14:paraId="4A252E05"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44AD194" w14:textId="77777777" w:rsidR="00771BCD" w:rsidRDefault="00000000">
            <w:pPr>
              <w:widowControl w:val="0"/>
              <w:spacing w:line="276" w:lineRule="auto"/>
              <w:rPr>
                <w:rFonts w:ascii="Arial" w:eastAsia="Arial" w:hAnsi="Arial" w:cs="Arial"/>
                <w:sz w:val="20"/>
                <w:szCs w:val="20"/>
              </w:rPr>
            </w:pPr>
            <w:proofErr w:type="spellStart"/>
            <w:r>
              <w:t>Teffer</w:t>
            </w:r>
            <w:proofErr w:type="spellEnd"/>
            <w:r>
              <w:t xml:space="preserve"> et al.</w:t>
            </w:r>
            <w:r>
              <w:rPr>
                <w:rFonts w:ascii="Arial" w:eastAsia="Arial" w:hAnsi="Arial" w:cs="Arial"/>
                <w:color w:val="1C1D1E"/>
                <w:sz w:val="21"/>
                <w:szCs w:val="21"/>
                <w:highlight w:val="white"/>
              </w:rPr>
              <w: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556E41E" w14:textId="77777777" w:rsidR="00771BCD"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17A4C6E" w14:textId="77777777" w:rsidR="00771BCD"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BD309A0" w14:textId="77777777" w:rsidR="00771BCD" w:rsidRDefault="00000000">
            <w:pPr>
              <w:widowControl w:val="0"/>
              <w:spacing w:line="276" w:lineRule="auto"/>
            </w:pPr>
            <w:r>
              <w:t>Trophic niche overlap among dolphinfish and co-occurring tunas near the northern edge of their range in the western North Atlantic</w:t>
            </w:r>
          </w:p>
        </w:tc>
      </w:tr>
      <w:tr w:rsidR="00771BCD" w14:paraId="672DC640"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F634911" w14:textId="77777777" w:rsidR="00771BCD" w:rsidRDefault="00000000">
            <w:pPr>
              <w:widowControl w:val="0"/>
              <w:spacing w:line="276" w:lineRule="auto"/>
              <w:rPr>
                <w:rFonts w:ascii="Arial" w:eastAsia="Arial" w:hAnsi="Arial" w:cs="Arial"/>
                <w:sz w:val="20"/>
                <w:szCs w:val="20"/>
              </w:rPr>
            </w:pPr>
            <w:r>
              <w:t>Watanabe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EF6BD15" w14:textId="77777777" w:rsidR="00771BCD" w:rsidRDefault="00000000">
            <w:pPr>
              <w:widowControl w:val="0"/>
              <w:spacing w:line="276" w:lineRule="auto"/>
              <w:jc w:val="right"/>
              <w:rPr>
                <w:rFonts w:ascii="Arial" w:eastAsia="Arial" w:hAnsi="Arial" w:cs="Arial"/>
                <w:sz w:val="20"/>
                <w:szCs w:val="20"/>
              </w:rPr>
            </w:pPr>
            <w:r>
              <w:t>2004</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AC0B968" w14:textId="77777777" w:rsidR="00771BCD" w:rsidRDefault="00000000">
            <w:pPr>
              <w:widowControl w:val="0"/>
              <w:spacing w:line="276" w:lineRule="auto"/>
              <w:rPr>
                <w:rFonts w:ascii="Arial" w:eastAsia="Arial" w:hAnsi="Arial" w:cs="Arial"/>
                <w:sz w:val="20"/>
                <w:szCs w:val="20"/>
              </w:rPr>
            </w:pPr>
            <w:r>
              <w:t>Fisheries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E95781E" w14:textId="77777777" w:rsidR="00771BCD" w:rsidRDefault="00000000">
            <w:pPr>
              <w:widowControl w:val="0"/>
              <w:spacing w:line="276" w:lineRule="auto"/>
            </w:pPr>
            <w:r>
              <w:t xml:space="preserve">Feeding habits of albacore </w:t>
            </w:r>
            <w:r>
              <w:rPr>
                <w:i/>
              </w:rPr>
              <w:t>Thunnus alalunga</w:t>
            </w:r>
            <w:r>
              <w:t xml:space="preserve"> in the transition region of the central North Pacific</w:t>
            </w:r>
          </w:p>
        </w:tc>
      </w:tr>
      <w:tr w:rsidR="00771BCD" w14:paraId="62A67006"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21B7DA8" w14:textId="77777777" w:rsidR="00771BCD" w:rsidRDefault="00000000">
            <w:pPr>
              <w:widowControl w:val="0"/>
              <w:spacing w:line="276" w:lineRule="auto"/>
              <w:rPr>
                <w:rFonts w:ascii="Arial" w:eastAsia="Arial" w:hAnsi="Arial" w:cs="Arial"/>
                <w:sz w:val="20"/>
                <w:szCs w:val="20"/>
              </w:rPr>
            </w:pPr>
            <w:r>
              <w:t>Williams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3B09243" w14:textId="77777777" w:rsidR="00771BCD"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7E7F453" w14:textId="77777777" w:rsidR="00771BCD" w:rsidRDefault="00000000">
            <w:pPr>
              <w:widowControl w:val="0"/>
              <w:spacing w:line="276" w:lineRule="auto"/>
              <w:rPr>
                <w:rFonts w:ascii="Arial" w:eastAsia="Arial" w:hAnsi="Arial" w:cs="Arial"/>
                <w:sz w:val="20"/>
                <w:szCs w:val="20"/>
              </w:rPr>
            </w:pPr>
            <w:r>
              <w:t>Deep Sea Research Part II: Topical Studies in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894E1C7" w14:textId="77777777" w:rsidR="00771BCD" w:rsidRDefault="00000000">
            <w:pPr>
              <w:widowControl w:val="0"/>
              <w:spacing w:line="276" w:lineRule="auto"/>
            </w:pPr>
            <w:r>
              <w:t xml:space="preserve">Vertical </w:t>
            </w:r>
            <w:proofErr w:type="spellStart"/>
            <w:r>
              <w:t>behavior</w:t>
            </w:r>
            <w:proofErr w:type="spellEnd"/>
            <w:r>
              <w:t xml:space="preserve"> and diet of albacore tuna (</w:t>
            </w:r>
            <w:r>
              <w:rPr>
                <w:i/>
              </w:rPr>
              <w:t xml:space="preserve">Thunnus </w:t>
            </w:r>
            <w:proofErr w:type="spellStart"/>
            <w:r>
              <w:rPr>
                <w:i/>
              </w:rPr>
              <w:t>alaguna</w:t>
            </w:r>
            <w:proofErr w:type="spellEnd"/>
            <w:r>
              <w:t>) vary with latitude in the South Pacific Ocean</w:t>
            </w:r>
          </w:p>
        </w:tc>
      </w:tr>
      <w:tr w:rsidR="00771BCD" w14:paraId="027C4CE1"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6248321" w14:textId="77777777" w:rsidR="00771BCD" w:rsidRDefault="00000000">
            <w:pPr>
              <w:widowControl w:val="0"/>
              <w:spacing w:line="276" w:lineRule="auto"/>
              <w:rPr>
                <w:rFonts w:ascii="Arial" w:eastAsia="Arial" w:hAnsi="Arial" w:cs="Arial"/>
                <w:sz w:val="20"/>
                <w:szCs w:val="20"/>
              </w:rPr>
            </w:pPr>
            <w:r>
              <w:t>Young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1C74082" w14:textId="77777777" w:rsidR="00771BCD" w:rsidRDefault="00000000">
            <w:pPr>
              <w:widowControl w:val="0"/>
              <w:spacing w:line="276" w:lineRule="auto"/>
              <w:jc w:val="right"/>
              <w:rPr>
                <w:rFonts w:ascii="Arial" w:eastAsia="Arial" w:hAnsi="Arial" w:cs="Arial"/>
                <w:sz w:val="20"/>
                <w:szCs w:val="20"/>
              </w:rPr>
            </w:pPr>
            <w:r>
              <w:t>2010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402ABEB" w14:textId="77777777" w:rsidR="00771BCD"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58A3767" w14:textId="77777777" w:rsidR="00771BCD" w:rsidRDefault="00000000">
            <w:pPr>
              <w:widowControl w:val="0"/>
              <w:spacing w:line="276" w:lineRule="auto"/>
            </w:pPr>
            <w:r>
              <w:t>Feeding ecology and niche segregation in oceanic top predators off eastern Australia</w:t>
            </w:r>
          </w:p>
        </w:tc>
      </w:tr>
      <w:tr w:rsidR="00771BCD" w14:paraId="4D9C3F49" w14:textId="77777777">
        <w:trPr>
          <w:trHeight w:val="645"/>
        </w:trPr>
        <w:tc>
          <w:tcPr>
            <w:tcW w:w="9225" w:type="dxa"/>
            <w:gridSpan w:val="4"/>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59DFAC6" w14:textId="77777777" w:rsidR="00771BCD" w:rsidRDefault="00000000">
            <w:pPr>
              <w:widowControl w:val="0"/>
              <w:spacing w:line="276" w:lineRule="auto"/>
            </w:pPr>
            <w:r>
              <w:t xml:space="preserve">†These publications were combined as they consisted of </w:t>
            </w:r>
            <w:proofErr w:type="gramStart"/>
            <w:r>
              <w:t>three part</w:t>
            </w:r>
            <w:proofErr w:type="gramEnd"/>
            <w:r>
              <w:t xml:space="preserve"> publication on the taxonomic composition of albacore diets</w:t>
            </w:r>
          </w:p>
          <w:p w14:paraId="48AA701F" w14:textId="77777777" w:rsidR="00771BCD" w:rsidRDefault="00000000">
            <w:pPr>
              <w:widowControl w:val="0"/>
              <w:spacing w:line="276" w:lineRule="auto"/>
            </w:pPr>
            <w:r>
              <w:rPr>
                <w:rFonts w:ascii="Arial" w:eastAsia="Arial" w:hAnsi="Arial" w:cs="Arial"/>
                <w:color w:val="1C1D1E"/>
                <w:sz w:val="21"/>
                <w:szCs w:val="21"/>
                <w:highlight w:val="white"/>
              </w:rPr>
              <w:t>‡</w:t>
            </w:r>
            <w:r>
              <w:t>These publications met nearly all criteria for review, but are not included in further analyses as prey were reported at Family, Order and Class levels.</w:t>
            </w:r>
          </w:p>
        </w:tc>
      </w:tr>
    </w:tbl>
    <w:p w14:paraId="7E34AE2E" w14:textId="77777777" w:rsidR="00771BCD" w:rsidRDefault="00771BCD">
      <w:pPr>
        <w:ind w:firstLine="720"/>
        <w:rPr>
          <w:shd w:val="clear" w:color="auto" w:fill="D5A6BD"/>
        </w:rPr>
        <w:sectPr w:rsidR="00771BCD">
          <w:pgSz w:w="12240" w:h="15840"/>
          <w:pgMar w:top="1440" w:right="1440" w:bottom="1440" w:left="1440" w:header="720" w:footer="720" w:gutter="0"/>
          <w:pgNumType w:start="1"/>
          <w:cols w:space="720"/>
        </w:sectPr>
      </w:pPr>
    </w:p>
    <w:p w14:paraId="460B12AC" w14:textId="77777777" w:rsidR="00771BCD" w:rsidRDefault="00000000">
      <w:pPr>
        <w:pStyle w:val="Heading1"/>
        <w:rPr>
          <w:highlight w:val="white"/>
        </w:rPr>
      </w:pPr>
      <w:bookmarkStart w:id="3" w:name="_d4r5atyb82ro" w:colFirst="0" w:colLast="0"/>
      <w:bookmarkEnd w:id="3"/>
      <w:r>
        <w:lastRenderedPageBreak/>
        <w:t>Appendix B – Estimation of albacore prey size/age consumed</w:t>
      </w:r>
    </w:p>
    <w:p w14:paraId="31D822FB" w14:textId="77777777" w:rsidR="00771BCD" w:rsidRDefault="00771BCD"/>
    <w:p w14:paraId="4BC2D07F" w14:textId="2570332F" w:rsidR="00771BCD" w:rsidRDefault="00000000">
      <w:r>
        <w:t xml:space="preserve">For 94 prey species, we lacked metainformation to assist in their direct life stage estimation and selection of appropriate trait information </w:t>
      </w:r>
      <w:del w:id="4" w:author="Joseph Bizzarro" w:date="2022-12-20T11:57:00Z">
        <w:r w:rsidDel="00AF5A5C">
          <w:delText xml:space="preserve">among different traits </w:delText>
        </w:r>
      </w:del>
      <w:r>
        <w:t xml:space="preserve">for juvenile and adult life stages. We corroborated decisions on selection of appropriate trait information among these species using albacore gape length limits calculated from maximum measured or estimated albacore fork lengths and using the equation developed by </w:t>
      </w:r>
      <w:hyperlink r:id="rId4">
        <w:r>
          <w:t>(</w:t>
        </w:r>
        <w:proofErr w:type="spellStart"/>
        <w:r>
          <w:t>Ménard</w:t>
        </w:r>
        <w:proofErr w:type="spellEnd"/>
        <w:r>
          <w:t xml:space="preserve"> et al., 2006)</w:t>
        </w:r>
      </w:hyperlink>
      <w:r>
        <w:t xml:space="preserve"> for yellowfin tuna </w:t>
      </w:r>
      <w:r>
        <w:rPr>
          <w:rFonts w:ascii="Times" w:eastAsia="Times" w:hAnsi="Times" w:cs="Times"/>
        </w:rPr>
        <w:t xml:space="preserve">to estimate gape limits </w:t>
      </w:r>
      <w:r>
        <w:t xml:space="preserve">ranging </w:t>
      </w:r>
      <w:del w:id="5" w:author="Joseph Bizzarro" w:date="2022-12-20T11:58:00Z">
        <w:r w:rsidDel="00AF5A5C">
          <w:delText xml:space="preserve">here </w:delText>
        </w:r>
      </w:del>
      <w:r>
        <w:t>from 6.4–11.5 cm across studies and locations sampled. Here we described how data on measured albacore length information were handled and how we estimated fork length information if this was also not measured or reported (Figure S1).</w:t>
      </w:r>
    </w:p>
    <w:p w14:paraId="0BC585C3" w14:textId="77777777" w:rsidR="00771BCD" w:rsidRDefault="00000000">
      <w:pPr>
        <w:ind w:firstLine="720"/>
      </w:pPr>
      <w:r>
        <w:t>Out of 26 research papers, 16 measured albacore fork length (FL) range, minima and maxima (Figure S2). Of these, seven also reported the mean FL and five an estimated age range or life stage for albacore sampled (e.g., adult, juvenile) (</w:t>
      </w:r>
      <w:r>
        <w:rPr>
          <w:highlight w:val="white"/>
        </w:rPr>
        <w:t>Supplementary Data, Table S3</w:t>
      </w:r>
      <w:r>
        <w:t xml:space="preserve">). We also estimated mean FL for the 9 studies that reported FL range but not means (Figure S2), and all FL data for the remaining 10 studies that lacked size or life history information using metadata collected on fishing gear used and matched to gear-specific length data from relevant regional fisheries management organisations. </w:t>
      </w:r>
    </w:p>
    <w:p w14:paraId="33A9335A" w14:textId="113289F1" w:rsidR="00771BCD" w:rsidRDefault="00000000">
      <w:pPr>
        <w:ind w:firstLine="720"/>
      </w:pPr>
      <w:r>
        <w:t>Of the 10 studies that lacked size or life history information for albacore, f</w:t>
      </w:r>
      <w:r>
        <w:rPr>
          <w:highlight w:val="white"/>
        </w:rPr>
        <w:t xml:space="preserve">our </w:t>
      </w:r>
      <w:r>
        <w:t>reported the method of sampling (i.e.</w:t>
      </w:r>
      <w:ins w:id="6" w:author="Joseph Bizzarro" w:date="2022-12-20T11:58:00Z">
        <w:r w:rsidR="00AF5A5C">
          <w:t>,</w:t>
        </w:r>
      </w:ins>
      <w:r>
        <w:t xml:space="preserve"> troll, trawl, longline). For these four studies and to complete the missing mean fork length (FL) for 7 studies noted above, we matched gear-specific length data (range and mean FL) from relevant regional fisheries management organisations </w:t>
      </w:r>
      <w:hyperlink r:id="rId5">
        <w:r>
          <w:t>(ICCAT, 2020; ISC, 2006)</w:t>
        </w:r>
      </w:hyperlink>
      <w:r>
        <w:t xml:space="preserve"> to albacore diet studies by year. We then estimated the likely life stage(s) sampled </w:t>
      </w:r>
      <w:r>
        <w:lastRenderedPageBreak/>
        <w:t xml:space="preserve">using region-specific age and growth curves, and reported sizes at maturity (described in Supplementary Data, Table S3). </w:t>
      </w:r>
    </w:p>
    <w:p w14:paraId="7D23CF4B" w14:textId="784D00B2" w:rsidR="00771BCD" w:rsidRDefault="00000000">
      <w:pPr>
        <w:ind w:firstLine="720"/>
      </w:pPr>
      <w:r>
        <w:t xml:space="preserve">Finally, </w:t>
      </w:r>
      <w:r>
        <w:rPr>
          <w:highlight w:val="white"/>
        </w:rPr>
        <w:t>six historical</w:t>
      </w:r>
      <w:r>
        <w:t xml:space="preserve"> studies lacked any information about sampled albacore length or age, did not provide catch method and/or were outside any record-keeping time-frames for fisheries catch data. Here, we estimated likely life stage(s) for albacore based on studies that sampled the same geographic area (</w:t>
      </w:r>
      <w:r>
        <w:rPr>
          <w:highlight w:val="white"/>
        </w:rPr>
        <w:t>Supplementary Data, Table S3</w:t>
      </w:r>
      <w:r>
        <w:t xml:space="preserve">). We confirmed our life-stage estimations using known albacore ontogenetic and migratory behaviours in the large marine ecosystems sampled </w:t>
      </w:r>
      <w:hyperlink r:id="rId6">
        <w:r>
          <w:t>(Nikolic et al., 2017)</w:t>
        </w:r>
      </w:hyperlink>
      <w:r>
        <w:t xml:space="preserve">. There was no significant difference between the variances of mean, minimum and maximum FL for studies where these parameters were measured or where these parameters were estimated in this study (Figure S2). Overall, we estimate that sampled albacore ranged from 37–119 cm </w:t>
      </w:r>
      <w:ins w:id="7" w:author="Joseph Bizzarro" w:date="2022-12-20T11:59:00Z">
        <w:r w:rsidR="00AF5A5C">
          <w:t xml:space="preserve">FL </w:t>
        </w:r>
      </w:ins>
      <w:r>
        <w:t xml:space="preserve">with mean </w:t>
      </w:r>
      <w:del w:id="8" w:author="Joseph Bizzarro" w:date="2022-12-20T12:00:00Z">
        <w:r w:rsidDel="00AF5A5C">
          <w:delText>fork lengths</w:delText>
        </w:r>
      </w:del>
      <w:ins w:id="9" w:author="Joseph Bizzarro" w:date="2022-12-20T12:00:00Z">
        <w:r w:rsidR="00AF5A5C">
          <w:t>estimates</w:t>
        </w:r>
      </w:ins>
      <w:r>
        <w:t xml:space="preserve"> of 47–101 cm </w:t>
      </w:r>
      <w:ins w:id="10" w:author="Joseph Bizzarro" w:date="2022-12-20T12:00:00Z">
        <w:r w:rsidR="00AF5A5C">
          <w:t xml:space="preserve">FL </w:t>
        </w:r>
      </w:ins>
      <w:r>
        <w:t>(</w:t>
      </w:r>
      <w:r>
        <w:rPr>
          <w:highlight w:val="white"/>
        </w:rPr>
        <w:t>Supplementary Information, Figure S2</w:t>
      </w:r>
      <w:r>
        <w:t>).</w:t>
      </w:r>
    </w:p>
    <w:p w14:paraId="61D47B03" w14:textId="77777777" w:rsidR="00771BCD" w:rsidRDefault="00000000">
      <w:pPr>
        <w:jc w:val="center"/>
      </w:pPr>
      <w:r>
        <w:rPr>
          <w:noProof/>
        </w:rPr>
        <w:lastRenderedPageBreak/>
        <w:drawing>
          <wp:inline distT="114300" distB="114300" distL="114300" distR="114300" wp14:anchorId="73B7A130" wp14:editId="66AF9251">
            <wp:extent cx="4164871" cy="74247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164871" cy="7424738"/>
                    </a:xfrm>
                    <a:prstGeom prst="rect">
                      <a:avLst/>
                    </a:prstGeom>
                    <a:ln/>
                  </pic:spPr>
                </pic:pic>
              </a:graphicData>
            </a:graphic>
          </wp:inline>
        </w:drawing>
      </w:r>
    </w:p>
    <w:p w14:paraId="2F800B37" w14:textId="77777777" w:rsidR="00771BCD" w:rsidRDefault="00000000">
      <w:r>
        <w:rPr>
          <w:b/>
        </w:rPr>
        <w:t xml:space="preserve">Figure S1. </w:t>
      </w:r>
      <w:r>
        <w:t>Prey species life stage estimation decision tree.</w:t>
      </w:r>
    </w:p>
    <w:p w14:paraId="5E3B10C0" w14:textId="77777777" w:rsidR="00771BCD" w:rsidRDefault="00771BCD"/>
    <w:p w14:paraId="1AFE7270" w14:textId="77777777" w:rsidR="00771BCD" w:rsidRDefault="00000000">
      <w:r>
        <w:rPr>
          <w:noProof/>
        </w:rPr>
        <w:lastRenderedPageBreak/>
        <w:drawing>
          <wp:inline distT="114300" distB="114300" distL="114300" distR="114300" wp14:anchorId="788D0C35" wp14:editId="561A44D7">
            <wp:extent cx="5943600" cy="59436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943600" cy="5943600"/>
                    </a:xfrm>
                    <a:prstGeom prst="rect">
                      <a:avLst/>
                    </a:prstGeom>
                    <a:ln/>
                  </pic:spPr>
                </pic:pic>
              </a:graphicData>
            </a:graphic>
          </wp:inline>
        </w:drawing>
      </w:r>
    </w:p>
    <w:p w14:paraId="2E79009D" w14:textId="170933B1" w:rsidR="00771BCD" w:rsidRDefault="00000000">
      <w:pPr>
        <w:sectPr w:rsidR="00771BCD">
          <w:pgSz w:w="12240" w:h="15840"/>
          <w:pgMar w:top="1440" w:right="1440" w:bottom="1440" w:left="1440" w:header="720" w:footer="720" w:gutter="0"/>
          <w:cols w:space="720"/>
        </w:sectPr>
      </w:pPr>
      <w:r>
        <w:rPr>
          <w:b/>
        </w:rPr>
        <w:t xml:space="preserve">Figure S2. </w:t>
      </w:r>
      <w:r>
        <w:t xml:space="preserve">Albacore tuna fork length minima (min), mean and maxima (max) obtained from measured and reported data from 16 publications and estimated for </w:t>
      </w:r>
      <w:del w:id="11" w:author="Joseph Bizzarro" w:date="2022-12-20T12:01:00Z">
        <w:r w:rsidDel="00AF5A5C">
          <w:delText>a further</w:delText>
        </w:r>
      </w:del>
      <w:ins w:id="12" w:author="Joseph Bizzarro" w:date="2022-12-20T12:01:00Z">
        <w:r w:rsidR="00AF5A5C">
          <w:t>another</w:t>
        </w:r>
      </w:ins>
      <w:r>
        <w:t xml:space="preserve"> 10 publications. Of the 16 </w:t>
      </w:r>
      <w:ins w:id="13" w:author="Joseph Bizzarro" w:date="2022-12-20T12:01:00Z">
        <w:r w:rsidR="00AF5A5C">
          <w:t xml:space="preserve">publications </w:t>
        </w:r>
      </w:ins>
      <w:r>
        <w:t xml:space="preserve">reporting length information, 9 </w:t>
      </w:r>
      <w:del w:id="14" w:author="Joseph Bizzarro" w:date="2022-12-20T12:01:00Z">
        <w:r w:rsidDel="00AF5A5C">
          <w:delText xml:space="preserve">publications </w:delText>
        </w:r>
      </w:del>
      <w:r>
        <w:t>(annotated with •) did not include a mean</w:t>
      </w:r>
      <w:ins w:id="15" w:author="Joseph Bizzarro" w:date="2022-12-20T12:02:00Z">
        <w:r w:rsidR="00AF5A5C">
          <w:t>.</w:t>
        </w:r>
      </w:ins>
      <w:del w:id="16" w:author="Joseph Bizzarro" w:date="2022-12-20T12:02:00Z">
        <w:r w:rsidDel="00AF5A5C">
          <w:delText xml:space="preserve"> and</w:delText>
        </w:r>
      </w:del>
      <w:r>
        <w:t xml:space="preserve"> </w:t>
      </w:r>
      <w:del w:id="17" w:author="Joseph Bizzarro" w:date="2022-12-20T12:02:00Z">
        <w:r w:rsidDel="00AF5A5C">
          <w:delText xml:space="preserve">this </w:delText>
        </w:r>
      </w:del>
      <w:ins w:id="18" w:author="Joseph Bizzarro" w:date="2022-12-20T12:02:00Z">
        <w:r w:rsidR="00AF5A5C">
          <w:t xml:space="preserve">This </w:t>
        </w:r>
      </w:ins>
      <w:r>
        <w:t>value was estimated in the protocol described in the methods of this manuscript</w:t>
      </w:r>
      <w:r>
        <w:rPr>
          <w:highlight w:val="white"/>
        </w:rPr>
        <w:t>.</w:t>
      </w:r>
    </w:p>
    <w:p w14:paraId="73195D46" w14:textId="77777777" w:rsidR="00771BCD" w:rsidRDefault="00000000">
      <w:pPr>
        <w:pStyle w:val="Heading1"/>
      </w:pPr>
      <w:bookmarkStart w:id="19" w:name="_2krh2i8b0pmq" w:colFirst="0" w:colLast="0"/>
      <w:bookmarkEnd w:id="19"/>
      <w:r>
        <w:lastRenderedPageBreak/>
        <w:t>Appendix C – Trait-data collection &amp; Analyses</w:t>
      </w:r>
    </w:p>
    <w:p w14:paraId="2F1C4941" w14:textId="77777777" w:rsidR="00771BCD" w:rsidRDefault="00771BCD"/>
    <w:p w14:paraId="6B332225" w14:textId="435C8630" w:rsidR="00771BCD" w:rsidRDefault="00000000">
      <w:r>
        <w:t>Four trait variables (</w:t>
      </w:r>
      <w:r>
        <w:rPr>
          <w:highlight w:val="white"/>
        </w:rPr>
        <w:t>Table 1</w:t>
      </w:r>
      <w:r>
        <w:t xml:space="preserve">) were extracted from a global database of albacore prey traits </w:t>
      </w:r>
      <w:hyperlink r:id="rId9">
        <w:r>
          <w:t>(</w:t>
        </w:r>
        <w:proofErr w:type="spellStart"/>
        <w:r>
          <w:t>Gleiber</w:t>
        </w:r>
        <w:proofErr w:type="spellEnd"/>
        <w:r>
          <w:t xml:space="preserve"> et al., 2022)</w:t>
        </w:r>
      </w:hyperlink>
      <w:r>
        <w:t xml:space="preserve"> for taxa identified to species and for the estimated life stage consumed (</w:t>
      </w:r>
      <w:r>
        <w:rPr>
          <w:highlight w:val="white"/>
        </w:rPr>
        <w:t>Supplementary Data, Table S5</w:t>
      </w:r>
      <w:r>
        <w:t xml:space="preserve">). We used online repositories for species-level information, primarily </w:t>
      </w:r>
      <w:proofErr w:type="spellStart"/>
      <w:r>
        <w:t>FishBase</w:t>
      </w:r>
      <w:proofErr w:type="spellEnd"/>
      <w:r>
        <w:t xml:space="preserve"> </w:t>
      </w:r>
      <w:hyperlink r:id="rId10">
        <w:r>
          <w:t>(Froese &amp; Pauly, 2020)</w:t>
        </w:r>
      </w:hyperlink>
      <w:r>
        <w:t xml:space="preserve">, </w:t>
      </w:r>
      <w:proofErr w:type="spellStart"/>
      <w:r>
        <w:t>SeaLifeBase</w:t>
      </w:r>
      <w:proofErr w:type="spellEnd"/>
      <w:r>
        <w:t xml:space="preserve"> </w:t>
      </w:r>
      <w:hyperlink r:id="rId11">
        <w:r>
          <w:t>(</w:t>
        </w:r>
        <w:proofErr w:type="spellStart"/>
        <w:r>
          <w:t>Palomares</w:t>
        </w:r>
        <w:proofErr w:type="spellEnd"/>
        <w:r>
          <w:t xml:space="preserve"> &amp; Pauly, 2020)</w:t>
        </w:r>
      </w:hyperlink>
      <w:r>
        <w:t xml:space="preserve">, and the IUCN Red List of Threatened Species </w:t>
      </w:r>
      <w:hyperlink r:id="rId12">
        <w:r>
          <w:t>(IUCN, 2020)</w:t>
        </w:r>
      </w:hyperlink>
      <w:r>
        <w:t xml:space="preserve">, and </w:t>
      </w:r>
      <w:del w:id="20" w:author="Joseph Bizzarro" w:date="2022-12-20T14:27:00Z">
        <w:r w:rsidDel="00B3329C">
          <w:delText>by searching</w:delText>
        </w:r>
      </w:del>
      <w:ins w:id="21" w:author="Joseph Bizzarro" w:date="2022-12-20T14:27:00Z">
        <w:r w:rsidR="00B3329C">
          <w:t>searched</w:t>
        </w:r>
      </w:ins>
      <w:r>
        <w:t xml:space="preserve"> descriptive published literature for each species using Web of Science and Google Scholar. Of the 308 species identified in albacore diets, we obtained complete trait information for</w:t>
      </w:r>
      <w:r>
        <w:rPr>
          <w:highlight w:val="white"/>
        </w:rPr>
        <w:t xml:space="preserve"> 292 species</w:t>
      </w:r>
      <w:ins w:id="22" w:author="Joseph Bizzarro" w:date="2022-12-20T14:28:00Z">
        <w:r w:rsidR="00B3329C">
          <w:t>, comprising</w:t>
        </w:r>
      </w:ins>
      <w:r>
        <w:t xml:space="preserve"> </w:t>
      </w:r>
      <w:del w:id="23" w:author="Joseph Bizzarro" w:date="2022-12-20T14:28:00Z">
        <w:r w:rsidDel="00B3329C">
          <w:delText xml:space="preserve">for </w:delText>
        </w:r>
      </w:del>
      <w:r>
        <w:t>the life stage consumed</w:t>
      </w:r>
      <w:ins w:id="24" w:author="Joseph Bizzarro" w:date="2022-12-20T14:28:00Z">
        <w:r w:rsidR="00B3329C">
          <w:t xml:space="preserve"> and</w:t>
        </w:r>
      </w:ins>
      <w:del w:id="25" w:author="Joseph Bizzarro" w:date="2022-12-20T14:28:00Z">
        <w:r w:rsidDel="00B3329C">
          <w:delText>, for</w:delText>
        </w:r>
      </w:del>
      <w:r>
        <w:t xml:space="preserve"> the four habitat use traits</w:t>
      </w:r>
      <w:r>
        <w:rPr>
          <w:color w:val="38761D"/>
        </w:rPr>
        <w:t xml:space="preserve"> </w:t>
      </w:r>
      <w:r>
        <w:t>used in this meta-analysis: (</w:t>
      </w:r>
      <w:proofErr w:type="spellStart"/>
      <w:r>
        <w:t>i</w:t>
      </w:r>
      <w:proofErr w:type="spellEnd"/>
      <w:r>
        <w:t xml:space="preserve">) vertical and (ii) horizontal habitat association, (iii) presence of diel vertical migration, and (iv) presence of seasonal migration (Supplementary Data, </w:t>
      </w:r>
      <w:r>
        <w:rPr>
          <w:highlight w:val="white"/>
        </w:rPr>
        <w:t>Table S5</w:t>
      </w:r>
      <w:r>
        <w:t xml:space="preserve">). </w:t>
      </w:r>
    </w:p>
    <w:p w14:paraId="23B1D5FC" w14:textId="77777777" w:rsidR="00771BCD" w:rsidRDefault="00000000">
      <w:r>
        <w:tab/>
        <w:t xml:space="preserve">Vertical and horizontal habitat use traits were directly extracted from online repositories and corroborated alongside species distribution maps, reported depth range and typical depth strata inhabited </w:t>
      </w:r>
      <w:hyperlink r:id="rId13">
        <w:r>
          <w:t>(</w:t>
        </w:r>
        <w:proofErr w:type="spellStart"/>
        <w:r>
          <w:t>Gleiber</w:t>
        </w:r>
        <w:proofErr w:type="spellEnd"/>
        <w:r>
          <w:t xml:space="preserve"> et al., 2022)</w:t>
        </w:r>
      </w:hyperlink>
      <w:r>
        <w:t xml:space="preserve">. Where published literature expanded on or differed from a general value reported by species information repositories, we used the published literature and data. For example, if a species is listed as ‘bathypelagic’ in </w:t>
      </w:r>
      <w:proofErr w:type="spellStart"/>
      <w:r>
        <w:t>FishBase</w:t>
      </w:r>
      <w:proofErr w:type="spellEnd"/>
      <w:r>
        <w:t xml:space="preserve">, but we do not have access to the original data and published papers report their distribution as typically ‘mesopelagic’, we selected their vertical habitat use trait to be ‘mesopelagic’ for the purposes of this analysis. Trait values for the presence and nature of diel vertical migration or seasonal migration behaviour were collected by keyword searching for each of these terms and for the prey species scientific name on Google Scholar </w:t>
      </w:r>
      <w:hyperlink r:id="rId14">
        <w:r>
          <w:t>(2020)</w:t>
        </w:r>
      </w:hyperlink>
      <w:r>
        <w:t xml:space="preserve">, Web of Science </w:t>
      </w:r>
      <w:hyperlink r:id="rId15">
        <w:r>
          <w:t>(Clarivate Analytics, 2020)</w:t>
        </w:r>
      </w:hyperlink>
      <w:r>
        <w:t xml:space="preserve">, Aquatic Sciences and Fisheries Abstracts </w:t>
      </w:r>
      <w:hyperlink r:id="rId16">
        <w:r>
          <w:t>(ASFA, 2020)</w:t>
        </w:r>
      </w:hyperlink>
      <w:r>
        <w:t xml:space="preserve"> and Federal Science Library Canada </w:t>
      </w:r>
      <w:hyperlink r:id="rId17">
        <w:r>
          <w:t>(FSLN, 2020)</w:t>
        </w:r>
      </w:hyperlink>
      <w:r>
        <w:t xml:space="preserve"> </w:t>
      </w:r>
      <w:r>
        <w:lastRenderedPageBreak/>
        <w:t>bibliographic databases. This task was performed and repeated by up to 6 individual data collectors and values were cross-checked between data collectors, multiple published papers and data.</w:t>
      </w:r>
    </w:p>
    <w:p w14:paraId="786AF7CA" w14:textId="6071DAA6" w:rsidR="00771BCD" w:rsidRDefault="00000000">
      <w:pPr>
        <w:ind w:firstLine="720"/>
        <w:rPr>
          <w:shd w:val="clear" w:color="auto" w:fill="D5A6BD"/>
        </w:rPr>
      </w:pPr>
      <w:r>
        <w:t xml:space="preserve">Of note, we further edited vertical habitat use information for two species, </w:t>
      </w:r>
      <w:proofErr w:type="spellStart"/>
      <w:r>
        <w:rPr>
          <w:i/>
        </w:rPr>
        <w:t>Janicella</w:t>
      </w:r>
      <w:proofErr w:type="spellEnd"/>
      <w:r>
        <w:rPr>
          <w:i/>
        </w:rPr>
        <w:t xml:space="preserve"> </w:t>
      </w:r>
      <w:proofErr w:type="spellStart"/>
      <w:r>
        <w:rPr>
          <w:i/>
        </w:rPr>
        <w:t>spinicauda</w:t>
      </w:r>
      <w:proofErr w:type="spellEnd"/>
      <w:r>
        <w:t xml:space="preserve"> (</w:t>
      </w:r>
      <w:proofErr w:type="spellStart"/>
      <w:r>
        <w:t>Oplophoroidae</w:t>
      </w:r>
      <w:proofErr w:type="spellEnd"/>
      <w:r>
        <w:t xml:space="preserve">) and </w:t>
      </w:r>
      <w:proofErr w:type="spellStart"/>
      <w:r>
        <w:rPr>
          <w:i/>
        </w:rPr>
        <w:t>Lampanyctus</w:t>
      </w:r>
      <w:proofErr w:type="spellEnd"/>
      <w:r>
        <w:rPr>
          <w:i/>
        </w:rPr>
        <w:t xml:space="preserve"> </w:t>
      </w:r>
      <w:proofErr w:type="spellStart"/>
      <w:r>
        <w:rPr>
          <w:i/>
        </w:rPr>
        <w:t>crocodilus</w:t>
      </w:r>
      <w:proofErr w:type="spellEnd"/>
      <w:r>
        <w:t xml:space="preserve"> (</w:t>
      </w:r>
      <w:proofErr w:type="spellStart"/>
      <w:r>
        <w:t>Myctophidae</w:t>
      </w:r>
      <w:proofErr w:type="spellEnd"/>
      <w:r>
        <w:t xml:space="preserve">), which were classified primarily as ‘bathypelagic’ (&gt; 1300 m depth) and appear as such in the database but are also known to occur in the mesopelagic zone listed as secondary habitat in our database. The mesopelagic zone is where </w:t>
      </w:r>
      <w:proofErr w:type="gramStart"/>
      <w:r>
        <w:t>these prey</w:t>
      </w:r>
      <w:proofErr w:type="gramEnd"/>
      <w:r>
        <w:t xml:space="preserve"> were most likely encountered by albacore tuna that are not known to occur in or be able to dive to </w:t>
      </w:r>
      <w:del w:id="26" w:author="Joseph Bizzarro" w:date="2022-12-20T14:29:00Z">
        <w:r w:rsidDel="00B3329C">
          <w:delText xml:space="preserve">the </w:delText>
        </w:r>
      </w:del>
      <w:r>
        <w:t xml:space="preserve">bathypelagic </w:t>
      </w:r>
      <w:del w:id="27" w:author="Joseph Bizzarro" w:date="2022-12-20T14:29:00Z">
        <w:r w:rsidDel="00B3329C">
          <w:delText>at all</w:delText>
        </w:r>
      </w:del>
      <w:ins w:id="28" w:author="Joseph Bizzarro" w:date="2022-12-20T14:29:00Z">
        <w:r w:rsidR="00B3329C">
          <w:t>depths</w:t>
        </w:r>
      </w:ins>
      <w:r>
        <w:t xml:space="preserve">. </w:t>
      </w:r>
      <w:proofErr w:type="gramStart"/>
      <w:r>
        <w:t>Thus</w:t>
      </w:r>
      <w:proofErr w:type="gramEnd"/>
      <w:r>
        <w:t xml:space="preserve"> for analyses, we relabelled those two species as ‘mesopelagic’ in order to retain them rather than exclude them from analyses.</w:t>
      </w:r>
    </w:p>
    <w:p w14:paraId="3AB0F905" w14:textId="77777777" w:rsidR="00771BCD" w:rsidRDefault="00771BCD">
      <w:pPr>
        <w:pStyle w:val="Heading1"/>
        <w:sectPr w:rsidR="00771BCD">
          <w:pgSz w:w="12240" w:h="15840"/>
          <w:pgMar w:top="1440" w:right="1440" w:bottom="1440" w:left="1440" w:header="720" w:footer="720" w:gutter="0"/>
          <w:cols w:space="720"/>
        </w:sectPr>
      </w:pPr>
      <w:bookmarkStart w:id="29" w:name="_m1lszui16pc8" w:colFirst="0" w:colLast="0"/>
      <w:bookmarkEnd w:id="29"/>
    </w:p>
    <w:p w14:paraId="324DF961" w14:textId="77777777" w:rsidR="00771BCD" w:rsidRDefault="00000000">
      <w:pPr>
        <w:pStyle w:val="Heading1"/>
      </w:pPr>
      <w:bookmarkStart w:id="30" w:name="_g8xxli519aha" w:colFirst="0" w:colLast="0"/>
      <w:bookmarkEnd w:id="30"/>
      <w:r>
        <w:lastRenderedPageBreak/>
        <w:t>Appendix D – Supplemental Results</w:t>
      </w:r>
    </w:p>
    <w:p w14:paraId="7464B96E" w14:textId="77777777" w:rsidR="00771BCD" w:rsidRDefault="00771BCD">
      <w:pPr>
        <w:rPr>
          <w:rFonts w:ascii="Times" w:eastAsia="Times" w:hAnsi="Times" w:cs="Times"/>
        </w:rPr>
      </w:pPr>
    </w:p>
    <w:p w14:paraId="572A9DD5" w14:textId="77777777" w:rsidR="00771BCD" w:rsidRDefault="00000000">
      <w:pPr>
        <w:rPr>
          <w:rFonts w:ascii="Times" w:eastAsia="Times" w:hAnsi="Times" w:cs="Times"/>
        </w:rPr>
      </w:pPr>
      <w:r>
        <w:rPr>
          <w:rFonts w:ascii="Times" w:eastAsia="Times" w:hAnsi="Times" w:cs="Times"/>
          <w:noProof/>
        </w:rPr>
        <w:drawing>
          <wp:inline distT="114300" distB="114300" distL="114300" distR="114300" wp14:anchorId="48CFC20C" wp14:editId="65542D4F">
            <wp:extent cx="5976938" cy="360239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l="6410" t="14028" r="-801" b="14829"/>
                    <a:stretch>
                      <a:fillRect/>
                    </a:stretch>
                  </pic:blipFill>
                  <pic:spPr>
                    <a:xfrm>
                      <a:off x="0" y="0"/>
                      <a:ext cx="5976938" cy="3602399"/>
                    </a:xfrm>
                    <a:prstGeom prst="rect">
                      <a:avLst/>
                    </a:prstGeom>
                    <a:ln/>
                  </pic:spPr>
                </pic:pic>
              </a:graphicData>
            </a:graphic>
          </wp:inline>
        </w:drawing>
      </w:r>
    </w:p>
    <w:p w14:paraId="18F5CB60" w14:textId="77777777" w:rsidR="00771BCD" w:rsidRDefault="00000000">
      <w:pPr>
        <w:rPr>
          <w:rFonts w:ascii="Times" w:eastAsia="Times" w:hAnsi="Times" w:cs="Times"/>
          <w:b/>
        </w:rPr>
      </w:pPr>
      <w:commentRangeStart w:id="31"/>
      <w:r>
        <w:rPr>
          <w:rFonts w:ascii="Times" w:eastAsia="Times" w:hAnsi="Times" w:cs="Times"/>
          <w:b/>
        </w:rPr>
        <w:t>Figure S3.</w:t>
      </w:r>
      <w:r>
        <w:rPr>
          <w:rFonts w:ascii="Times" w:eastAsia="Times" w:hAnsi="Times" w:cs="Times"/>
        </w:rPr>
        <w:t xml:space="preserve"> The maximum percent frequency of occurrence observed across phylogeny. Grey shading indicates no quantitative diet data were available for a particular species and trait.</w:t>
      </w:r>
      <w:commentRangeEnd w:id="31"/>
      <w:r w:rsidR="006B26EB">
        <w:rPr>
          <w:rStyle w:val="CommentReference"/>
        </w:rPr>
        <w:commentReference w:id="31"/>
      </w:r>
    </w:p>
    <w:p w14:paraId="2887D0EF" w14:textId="77777777" w:rsidR="00771BCD" w:rsidRDefault="00771BCD">
      <w:pPr>
        <w:rPr>
          <w:rFonts w:ascii="Times" w:eastAsia="Times" w:hAnsi="Times" w:cs="Times"/>
        </w:rPr>
      </w:pPr>
    </w:p>
    <w:p w14:paraId="7D6716FE" w14:textId="77777777" w:rsidR="00771BCD" w:rsidRDefault="00000000">
      <w:pPr>
        <w:rPr>
          <w:rFonts w:ascii="Times" w:eastAsia="Times" w:hAnsi="Times" w:cs="Times"/>
          <w:b/>
        </w:rPr>
      </w:pPr>
      <w:r>
        <w:rPr>
          <w:noProof/>
        </w:rPr>
        <w:lastRenderedPageBreak/>
        <w:drawing>
          <wp:inline distT="114300" distB="114300" distL="114300" distR="114300" wp14:anchorId="695B1F91" wp14:editId="67D6DEC8">
            <wp:extent cx="5395913" cy="5395913"/>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395913" cy="5395913"/>
                    </a:xfrm>
                    <a:prstGeom prst="rect">
                      <a:avLst/>
                    </a:prstGeom>
                    <a:ln/>
                  </pic:spPr>
                </pic:pic>
              </a:graphicData>
            </a:graphic>
          </wp:inline>
        </w:drawing>
      </w:r>
    </w:p>
    <w:p w14:paraId="76EA1AFC" w14:textId="77777777" w:rsidR="00771BCD" w:rsidRDefault="00000000">
      <w:commentRangeStart w:id="32"/>
      <w:r>
        <w:rPr>
          <w:rFonts w:ascii="Times" w:eastAsia="Times" w:hAnsi="Times" w:cs="Times"/>
          <w:b/>
        </w:rPr>
        <w:t>Figure S4.</w:t>
      </w:r>
      <w:r>
        <w:rPr>
          <w:rFonts w:ascii="Times" w:eastAsia="Times" w:hAnsi="Times" w:cs="Times"/>
        </w:rPr>
        <w:t xml:space="preserve"> Trait heatmap illustrating the distribution of trait values within each trait guild (cluster), as a proportion of species within each trait guild associated with each trait value, using hierarchical divisive clustering algorithms (k = 7), for vertical habitat (‘Vertical’), horizontal habitat use (‘Horizontal’), diel vertical migration (‘Diel Migrant’) and seasonal habitat use (‘Seasonal Migrant’).</w:t>
      </w:r>
      <w:commentRangeEnd w:id="32"/>
      <w:r w:rsidR="008B249C">
        <w:rPr>
          <w:rStyle w:val="CommentReference"/>
        </w:rPr>
        <w:commentReference w:id="32"/>
      </w:r>
    </w:p>
    <w:p w14:paraId="0E1A3A8C" w14:textId="77777777" w:rsidR="00771BCD" w:rsidRDefault="00000000">
      <w:r>
        <w:rPr>
          <w:noProof/>
        </w:rPr>
        <w:lastRenderedPageBreak/>
        <w:drawing>
          <wp:inline distT="114300" distB="114300" distL="114300" distR="114300" wp14:anchorId="392D8815" wp14:editId="22CA56E9">
            <wp:extent cx="5205413" cy="7808119"/>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205413" cy="7808119"/>
                    </a:xfrm>
                    <a:prstGeom prst="rect">
                      <a:avLst/>
                    </a:prstGeom>
                    <a:ln/>
                  </pic:spPr>
                </pic:pic>
              </a:graphicData>
            </a:graphic>
          </wp:inline>
        </w:drawing>
      </w:r>
    </w:p>
    <w:p w14:paraId="1F44D039" w14:textId="77777777" w:rsidR="00771BCD" w:rsidRDefault="00000000">
      <w:pPr>
        <w:rPr>
          <w:rFonts w:ascii="Times" w:eastAsia="Times" w:hAnsi="Times" w:cs="Times"/>
        </w:rPr>
      </w:pPr>
      <w:r>
        <w:rPr>
          <w:rFonts w:ascii="Times" w:eastAsia="Times" w:hAnsi="Times" w:cs="Times"/>
          <w:b/>
        </w:rPr>
        <w:lastRenderedPageBreak/>
        <w:t xml:space="preserve">Figure S5. </w:t>
      </w:r>
      <w:r>
        <w:rPr>
          <w:rFonts w:ascii="Times" w:eastAsia="Times" w:hAnsi="Times" w:cs="Times"/>
        </w:rPr>
        <w:t>Correlation coefficients for the fourth corner solution and significant relationships between taxonomic variability and ocean basins sampled. Here we aggregate 98 species by their phylogenetic order to illustrate the results of taxonomic variability. Coefficients for all trait-environment interactions are presented using a (GLM)-LASSO model (Brown</w:t>
      </w:r>
      <w:r>
        <w:rPr>
          <w:rFonts w:ascii="Times" w:eastAsia="Times" w:hAnsi="Times" w:cs="Times"/>
          <w:i/>
        </w:rPr>
        <w:t xml:space="preserve"> et al.</w:t>
      </w:r>
      <w:r>
        <w:rPr>
          <w:rFonts w:ascii="Times" w:eastAsia="Times" w:hAnsi="Times" w:cs="Times"/>
        </w:rPr>
        <w:t xml:space="preserve"> 2014). Significant trait-based relationships between albacore diet composition and geography sampled are coloured in relation to their correlation coefficient, and the strength and direction of the relationship.</w:t>
      </w:r>
    </w:p>
    <w:p w14:paraId="2DF4D980" w14:textId="77777777" w:rsidR="00771BCD" w:rsidRDefault="00771BCD">
      <w:pPr>
        <w:rPr>
          <w:rFonts w:ascii="Times" w:eastAsia="Times" w:hAnsi="Times" w:cs="Times"/>
        </w:rPr>
      </w:pPr>
    </w:p>
    <w:p w14:paraId="2548BF38" w14:textId="77777777" w:rsidR="00771BCD" w:rsidRDefault="00000000">
      <w:pPr>
        <w:pStyle w:val="Heading1"/>
      </w:pPr>
      <w:bookmarkStart w:id="33" w:name="_sdd4frnmh0wo" w:colFirst="0" w:colLast="0"/>
      <w:bookmarkEnd w:id="33"/>
      <w:r>
        <w:t>References</w:t>
      </w:r>
    </w:p>
    <w:p w14:paraId="72DC9843" w14:textId="77777777" w:rsidR="00771BCD" w:rsidRDefault="00771BCD">
      <w:pPr>
        <w:widowControl w:val="0"/>
      </w:pPr>
    </w:p>
    <w:p w14:paraId="13CA4924" w14:textId="77777777" w:rsidR="00771BCD" w:rsidRDefault="00000000">
      <w:pPr>
        <w:widowControl w:val="0"/>
        <w:pBdr>
          <w:top w:val="nil"/>
          <w:left w:val="nil"/>
          <w:bottom w:val="nil"/>
          <w:right w:val="nil"/>
          <w:between w:val="nil"/>
        </w:pBdr>
        <w:ind w:left="720" w:hanging="720"/>
      </w:pPr>
      <w:hyperlink r:id="rId25">
        <w:r>
          <w:t xml:space="preserve">ASFA. (2020). </w:t>
        </w:r>
      </w:hyperlink>
      <w:hyperlink r:id="rId26">
        <w:r>
          <w:rPr>
            <w:i/>
          </w:rPr>
          <w:t>Aquatic Sciences and Fisheries Abstracts</w:t>
        </w:r>
      </w:hyperlink>
      <w:hyperlink r:id="rId27">
        <w:r>
          <w:t>. World Wide Web electronic publication, accessed 07/2020: http://www.ala.org.au http://www.fao.org/fishery/asfa/en. Accessed July 2020.</w:t>
        </w:r>
      </w:hyperlink>
    </w:p>
    <w:p w14:paraId="526494DD" w14:textId="77777777" w:rsidR="00771BCD" w:rsidRDefault="00000000">
      <w:pPr>
        <w:widowControl w:val="0"/>
        <w:pBdr>
          <w:top w:val="nil"/>
          <w:left w:val="nil"/>
          <w:bottom w:val="nil"/>
          <w:right w:val="nil"/>
          <w:between w:val="nil"/>
        </w:pBdr>
        <w:ind w:left="720" w:hanging="720"/>
      </w:pPr>
      <w:hyperlink r:id="rId28">
        <w:r>
          <w:t xml:space="preserve">Clarivate Analytics. (2020). </w:t>
        </w:r>
      </w:hyperlink>
      <w:hyperlink r:id="rId29">
        <w:r>
          <w:rPr>
            <w:i/>
          </w:rPr>
          <w:t>Web of Science</w:t>
        </w:r>
      </w:hyperlink>
      <w:hyperlink r:id="rId30">
        <w:r>
          <w:t>. World Wide Web electronic publication, accessed 07/2020: www.webofknowledge.com.</w:t>
        </w:r>
      </w:hyperlink>
    </w:p>
    <w:p w14:paraId="77AFB142" w14:textId="77777777" w:rsidR="00771BCD" w:rsidRDefault="00000000">
      <w:pPr>
        <w:widowControl w:val="0"/>
        <w:pBdr>
          <w:top w:val="nil"/>
          <w:left w:val="nil"/>
          <w:bottom w:val="nil"/>
          <w:right w:val="nil"/>
          <w:between w:val="nil"/>
        </w:pBdr>
        <w:ind w:left="720" w:hanging="720"/>
      </w:pPr>
      <w:hyperlink r:id="rId31">
        <w:r>
          <w:t xml:space="preserve">Froese, R., &amp; Pauly, D. (2020). </w:t>
        </w:r>
      </w:hyperlink>
      <w:hyperlink r:id="rId32">
        <w:r>
          <w:rPr>
            <w:i/>
          </w:rPr>
          <w:t>FishBase</w:t>
        </w:r>
      </w:hyperlink>
      <w:hyperlink r:id="rId33">
        <w:r>
          <w:t>. World Wide Web electronic publication, accessed 07/2020: www.fishbase.org.</w:t>
        </w:r>
      </w:hyperlink>
    </w:p>
    <w:p w14:paraId="2A301C0D" w14:textId="77777777" w:rsidR="00771BCD" w:rsidRDefault="00000000">
      <w:pPr>
        <w:widowControl w:val="0"/>
        <w:pBdr>
          <w:top w:val="nil"/>
          <w:left w:val="nil"/>
          <w:bottom w:val="nil"/>
          <w:right w:val="nil"/>
          <w:between w:val="nil"/>
        </w:pBdr>
        <w:ind w:left="720" w:hanging="720"/>
      </w:pPr>
      <w:hyperlink r:id="rId34">
        <w:r>
          <w:t xml:space="preserve">FSLN. (2020). </w:t>
        </w:r>
      </w:hyperlink>
      <w:hyperlink r:id="rId35">
        <w:r>
          <w:rPr>
            <w:i/>
          </w:rPr>
          <w:t>Federal Science Libraries Network</w:t>
        </w:r>
      </w:hyperlink>
      <w:hyperlink r:id="rId36">
        <w:r>
          <w:t>. World Wide Web electronic publication, accessed 07/2020: https://science-libraries.canada.ca/eng/home/</w:t>
        </w:r>
      </w:hyperlink>
    </w:p>
    <w:p w14:paraId="12B0E7EE" w14:textId="77777777" w:rsidR="00771BCD" w:rsidRDefault="00000000">
      <w:pPr>
        <w:widowControl w:val="0"/>
        <w:pBdr>
          <w:top w:val="nil"/>
          <w:left w:val="nil"/>
          <w:bottom w:val="nil"/>
          <w:right w:val="nil"/>
          <w:between w:val="nil"/>
        </w:pBdr>
        <w:ind w:left="720" w:hanging="720"/>
      </w:pPr>
      <w:hyperlink r:id="rId37">
        <w:r>
          <w:t xml:space="preserve">Gleiber, M. R., Hardy, N. A., Roote, Z., Morganson, C. J., Krug-Macleod, A., George, I., Matuch, C., Brookson, C. B., Crowder, L. B., &amp; Green, S. J. (2022). </w:t>
        </w:r>
      </w:hyperlink>
      <w:hyperlink r:id="rId38">
        <w:r>
          <w:rPr>
            <w:i/>
          </w:rPr>
          <w:t>Pelagic Species Trait Database</w:t>
        </w:r>
      </w:hyperlink>
      <w:hyperlink r:id="rId39">
        <w:r>
          <w:t xml:space="preserve"> [Data set]. Scholars Portal Dataverse. https://doi.org/10.5683/SP3/0YFJED</w:t>
        </w:r>
      </w:hyperlink>
    </w:p>
    <w:p w14:paraId="27BE5AB2" w14:textId="77777777" w:rsidR="00771BCD" w:rsidRDefault="00000000">
      <w:pPr>
        <w:widowControl w:val="0"/>
        <w:pBdr>
          <w:top w:val="nil"/>
          <w:left w:val="nil"/>
          <w:bottom w:val="nil"/>
          <w:right w:val="nil"/>
          <w:between w:val="nil"/>
        </w:pBdr>
        <w:ind w:left="720" w:hanging="720"/>
      </w:pPr>
      <w:hyperlink r:id="rId40">
        <w:r>
          <w:t xml:space="preserve">Google Scholar. (2020). </w:t>
        </w:r>
      </w:hyperlink>
      <w:hyperlink r:id="rId41">
        <w:r>
          <w:rPr>
            <w:i/>
          </w:rPr>
          <w:t>Google Scholar</w:t>
        </w:r>
      </w:hyperlink>
      <w:hyperlink r:id="rId42">
        <w:r>
          <w:t>. https://scholar.google.com/</w:t>
        </w:r>
      </w:hyperlink>
    </w:p>
    <w:p w14:paraId="4CAA3235" w14:textId="77777777" w:rsidR="00771BCD" w:rsidRDefault="00000000">
      <w:pPr>
        <w:widowControl w:val="0"/>
        <w:pBdr>
          <w:top w:val="nil"/>
          <w:left w:val="nil"/>
          <w:bottom w:val="nil"/>
          <w:right w:val="nil"/>
          <w:between w:val="nil"/>
        </w:pBdr>
        <w:ind w:left="720" w:hanging="720"/>
      </w:pPr>
      <w:hyperlink r:id="rId43">
        <w:r>
          <w:t xml:space="preserve">ICCAT. (2020). </w:t>
        </w:r>
      </w:hyperlink>
      <w:hyperlink r:id="rId44">
        <w:r>
          <w:rPr>
            <w:i/>
          </w:rPr>
          <w:t xml:space="preserve">Albacore (Thunnus alalunga) Task 2 size/weight frequencies from ICCAT (as of Jan/2021) for the period 1956-2019. </w:t>
        </w:r>
      </w:hyperlink>
      <w:hyperlink r:id="rId45">
        <w:r>
          <w:t>Public statistical databases, accessed 07/2020: https://www.iccat.int/en/accesingdb.html</w:t>
        </w:r>
      </w:hyperlink>
    </w:p>
    <w:p w14:paraId="38550966" w14:textId="77777777" w:rsidR="00771BCD" w:rsidRDefault="00000000">
      <w:pPr>
        <w:widowControl w:val="0"/>
        <w:pBdr>
          <w:top w:val="nil"/>
          <w:left w:val="nil"/>
          <w:bottom w:val="nil"/>
          <w:right w:val="nil"/>
          <w:between w:val="nil"/>
        </w:pBdr>
        <w:ind w:left="720" w:hanging="720"/>
      </w:pPr>
      <w:hyperlink r:id="rId46">
        <w:r>
          <w:t xml:space="preserve">ISC. (2006). </w:t>
        </w:r>
      </w:hyperlink>
      <w:hyperlink r:id="rId47">
        <w:r>
          <w:rPr>
            <w:i/>
          </w:rPr>
          <w:t>Report of the ISC – Albacore Working Group Stock Assessment Workshop</w:t>
        </w:r>
      </w:hyperlink>
      <w:hyperlink r:id="rId48">
        <w:r>
          <w:t>. National Research Institute of Far Seas Fisheries, Shimizu.</w:t>
        </w:r>
      </w:hyperlink>
    </w:p>
    <w:p w14:paraId="31566858" w14:textId="77777777" w:rsidR="00771BCD" w:rsidRDefault="00000000">
      <w:pPr>
        <w:widowControl w:val="0"/>
        <w:pBdr>
          <w:top w:val="nil"/>
          <w:left w:val="nil"/>
          <w:bottom w:val="nil"/>
          <w:right w:val="nil"/>
          <w:between w:val="nil"/>
        </w:pBdr>
        <w:ind w:left="720" w:hanging="720"/>
      </w:pPr>
      <w:hyperlink r:id="rId49">
        <w:r>
          <w:t xml:space="preserve">IUCN. (2020). </w:t>
        </w:r>
      </w:hyperlink>
      <w:hyperlink r:id="rId50">
        <w:r>
          <w:rPr>
            <w:i/>
          </w:rPr>
          <w:t>The IUCN Red List of Threatened Species</w:t>
        </w:r>
      </w:hyperlink>
      <w:hyperlink r:id="rId51">
        <w:r>
          <w:t>. World Wide Web publication, accessed 07/2020: https://www.iucnredlist.org.</w:t>
        </w:r>
      </w:hyperlink>
    </w:p>
    <w:p w14:paraId="5AEDCD16" w14:textId="77777777" w:rsidR="00771BCD" w:rsidRDefault="00000000">
      <w:pPr>
        <w:widowControl w:val="0"/>
        <w:pBdr>
          <w:top w:val="nil"/>
          <w:left w:val="nil"/>
          <w:bottom w:val="nil"/>
          <w:right w:val="nil"/>
          <w:between w:val="nil"/>
        </w:pBdr>
        <w:ind w:left="720" w:hanging="720"/>
      </w:pPr>
      <w:hyperlink r:id="rId52">
        <w:r>
          <w:t xml:space="preserve">Ménard, F., Labrune, C., Shin, Y.-J., Asine, A. S., &amp; Bard, F.-X. (2006). Opportunistic predation in tuna: A size-based approach. </w:t>
        </w:r>
      </w:hyperlink>
      <w:hyperlink r:id="rId53">
        <w:r>
          <w:rPr>
            <w:i/>
          </w:rPr>
          <w:t>Marine Ecology Progress Series</w:t>
        </w:r>
      </w:hyperlink>
      <w:hyperlink r:id="rId54">
        <w:r>
          <w:t xml:space="preserve">, </w:t>
        </w:r>
      </w:hyperlink>
      <w:hyperlink r:id="rId55">
        <w:r>
          <w:rPr>
            <w:i/>
          </w:rPr>
          <w:t>323</w:t>
        </w:r>
      </w:hyperlink>
      <w:hyperlink r:id="rId56">
        <w:r>
          <w:t>, 223–231. https://doi.org/10.3354/meps323223</w:t>
        </w:r>
      </w:hyperlink>
    </w:p>
    <w:p w14:paraId="6FE1AC04" w14:textId="77777777" w:rsidR="00771BCD" w:rsidRDefault="00000000">
      <w:pPr>
        <w:widowControl w:val="0"/>
        <w:pBdr>
          <w:top w:val="nil"/>
          <w:left w:val="nil"/>
          <w:bottom w:val="nil"/>
          <w:right w:val="nil"/>
          <w:between w:val="nil"/>
        </w:pBdr>
        <w:ind w:left="720" w:hanging="720"/>
      </w:pPr>
      <w:hyperlink r:id="rId57">
        <w:r>
          <w:t xml:space="preserve">Nikolic, N., Morandeau, G., Hoarau, L., West, W., Arrizabalaga, H., Hoyle, S., Nicol, S. J., Bourjea, J., Puech, A., Farley, J. H., Williams, A. J., &amp; Fonteneau, A. (2017). Review of albacore tuna, Thunnus alalunga, biology, fisheries and management. </w:t>
        </w:r>
      </w:hyperlink>
      <w:hyperlink r:id="rId58">
        <w:r>
          <w:rPr>
            <w:i/>
          </w:rPr>
          <w:t>Reviews in Fish Biology and Fisheries</w:t>
        </w:r>
      </w:hyperlink>
      <w:hyperlink r:id="rId59">
        <w:r>
          <w:t xml:space="preserve">, </w:t>
        </w:r>
      </w:hyperlink>
      <w:hyperlink r:id="rId60">
        <w:r>
          <w:rPr>
            <w:i/>
          </w:rPr>
          <w:t>27</w:t>
        </w:r>
      </w:hyperlink>
      <w:hyperlink r:id="rId61">
        <w:r>
          <w:t>(4), 775–810. https://doi.org/10.1007/s11160-016-9453-y</w:t>
        </w:r>
      </w:hyperlink>
    </w:p>
    <w:p w14:paraId="3F910C4A" w14:textId="77777777" w:rsidR="00771BCD" w:rsidRDefault="00000000">
      <w:pPr>
        <w:widowControl w:val="0"/>
        <w:pBdr>
          <w:top w:val="nil"/>
          <w:left w:val="nil"/>
          <w:bottom w:val="nil"/>
          <w:right w:val="nil"/>
          <w:between w:val="nil"/>
        </w:pBdr>
        <w:ind w:left="720" w:hanging="720"/>
      </w:pPr>
      <w:hyperlink r:id="rId62">
        <w:r>
          <w:t xml:space="preserve">Palomares, M., &amp; Pauly, D. (2020). </w:t>
        </w:r>
      </w:hyperlink>
      <w:hyperlink r:id="rId63">
        <w:r>
          <w:rPr>
            <w:i/>
          </w:rPr>
          <w:t>SeaLifeBase</w:t>
        </w:r>
      </w:hyperlink>
      <w:hyperlink r:id="rId64">
        <w:r>
          <w:t>. World Wide Web electronic publication, accessed 07/2020: www.sealifebase.org</w:t>
        </w:r>
      </w:hyperlink>
    </w:p>
    <w:p w14:paraId="3A915005" w14:textId="77777777" w:rsidR="00771BCD" w:rsidRDefault="00771BCD"/>
    <w:sectPr w:rsidR="00771BC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Joseph Bizzarro" w:date="2022-12-20T14:35:00Z" w:initials="JB">
    <w:p w14:paraId="7ACF3421" w14:textId="37A003AA" w:rsidR="006B26EB" w:rsidRDefault="006B26EB">
      <w:pPr>
        <w:pStyle w:val="CommentText"/>
      </w:pPr>
      <w:r>
        <w:rPr>
          <w:rStyle w:val="CommentReference"/>
        </w:rPr>
        <w:annotationRef/>
      </w:r>
      <w:r>
        <w:t xml:space="preserve">Greater differences among </w:t>
      </w:r>
      <w:proofErr w:type="spellStart"/>
      <w:r>
        <w:t>colors</w:t>
      </w:r>
      <w:proofErr w:type="spellEnd"/>
      <w:r>
        <w:t xml:space="preserve"> for the prey classes would really help. It’s tough to distinguish some of them given the current </w:t>
      </w:r>
      <w:proofErr w:type="spellStart"/>
      <w:r>
        <w:t>color</w:t>
      </w:r>
      <w:proofErr w:type="spellEnd"/>
      <w:r>
        <w:t xml:space="preserve"> scheme.</w:t>
      </w:r>
    </w:p>
  </w:comment>
  <w:comment w:id="32" w:author="Joseph Bizzarro" w:date="2022-12-20T16:35:00Z" w:initials="JB">
    <w:p w14:paraId="001FC0D1" w14:textId="75FFA077" w:rsidR="008B249C" w:rsidRDefault="008B249C">
      <w:pPr>
        <w:pStyle w:val="CommentText"/>
      </w:pPr>
      <w:r>
        <w:rPr>
          <w:rStyle w:val="CommentReference"/>
        </w:rPr>
        <w:annotationRef/>
      </w:r>
      <w:r>
        <w:t>Not referenced 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CF3421" w15:done="0"/>
  <w15:commentEx w15:paraId="001FC0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C469A" w16cex:dateUtc="2022-12-20T19:35:00Z"/>
  <w16cex:commentExtensible w16cex:durableId="274C62BD" w16cex:dateUtc="2022-12-20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CF3421" w16cid:durableId="274C469A"/>
  <w16cid:commentId w16cid:paraId="001FC0D1" w16cid:durableId="274C62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ph Bizzarro">
    <w15:presenceInfo w15:providerId="Windows Live" w15:userId="485c897c3d0afc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BCD"/>
    <w:rsid w:val="00421AC8"/>
    <w:rsid w:val="006B26EB"/>
    <w:rsid w:val="00771BCD"/>
    <w:rsid w:val="008B249C"/>
    <w:rsid w:val="00AF5A5C"/>
    <w:rsid w:val="00B3329C"/>
    <w:rsid w:val="00D52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1F841"/>
  <w15:docId w15:val="{E4A71BB6-891B-47BD-97D5-035F4B8AC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421AC8"/>
    <w:pPr>
      <w:spacing w:line="240" w:lineRule="auto"/>
    </w:pPr>
  </w:style>
  <w:style w:type="character" w:styleId="CommentReference">
    <w:name w:val="annotation reference"/>
    <w:basedOn w:val="DefaultParagraphFont"/>
    <w:uiPriority w:val="99"/>
    <w:semiHidden/>
    <w:unhideWhenUsed/>
    <w:rsid w:val="006B26EB"/>
    <w:rPr>
      <w:sz w:val="16"/>
      <w:szCs w:val="16"/>
    </w:rPr>
  </w:style>
  <w:style w:type="paragraph" w:styleId="CommentText">
    <w:name w:val="annotation text"/>
    <w:basedOn w:val="Normal"/>
    <w:link w:val="CommentTextChar"/>
    <w:uiPriority w:val="99"/>
    <w:semiHidden/>
    <w:unhideWhenUsed/>
    <w:rsid w:val="006B26EB"/>
    <w:pPr>
      <w:spacing w:line="240" w:lineRule="auto"/>
    </w:pPr>
    <w:rPr>
      <w:sz w:val="20"/>
      <w:szCs w:val="20"/>
    </w:rPr>
  </w:style>
  <w:style w:type="character" w:customStyle="1" w:styleId="CommentTextChar">
    <w:name w:val="Comment Text Char"/>
    <w:basedOn w:val="DefaultParagraphFont"/>
    <w:link w:val="CommentText"/>
    <w:uiPriority w:val="99"/>
    <w:semiHidden/>
    <w:rsid w:val="006B26EB"/>
    <w:rPr>
      <w:sz w:val="20"/>
      <w:szCs w:val="20"/>
    </w:rPr>
  </w:style>
  <w:style w:type="paragraph" w:styleId="CommentSubject">
    <w:name w:val="annotation subject"/>
    <w:basedOn w:val="CommentText"/>
    <w:next w:val="CommentText"/>
    <w:link w:val="CommentSubjectChar"/>
    <w:uiPriority w:val="99"/>
    <w:semiHidden/>
    <w:unhideWhenUsed/>
    <w:rsid w:val="006B26EB"/>
    <w:rPr>
      <w:b/>
      <w:bCs/>
    </w:rPr>
  </w:style>
  <w:style w:type="character" w:customStyle="1" w:styleId="CommentSubjectChar">
    <w:name w:val="Comment Subject Char"/>
    <w:basedOn w:val="CommentTextChar"/>
    <w:link w:val="CommentSubject"/>
    <w:uiPriority w:val="99"/>
    <w:semiHidden/>
    <w:rsid w:val="006B26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otero.org/google-docs/?H1sJOw" TargetMode="External"/><Relationship Id="rId18" Type="http://schemas.openxmlformats.org/officeDocument/2006/relationships/image" Target="media/image3.png"/><Relationship Id="rId26" Type="http://schemas.openxmlformats.org/officeDocument/2006/relationships/hyperlink" Target="https://www.zotero.org/google-docs/?xw4sSz" TargetMode="External"/><Relationship Id="rId39" Type="http://schemas.openxmlformats.org/officeDocument/2006/relationships/hyperlink" Target="https://www.zotero.org/google-docs/?xw4sSz" TargetMode="External"/><Relationship Id="rId21" Type="http://schemas.microsoft.com/office/2016/09/relationships/commentsIds" Target="commentsIds.xml"/><Relationship Id="rId34" Type="http://schemas.openxmlformats.org/officeDocument/2006/relationships/hyperlink" Target="https://www.zotero.org/google-docs/?xw4sSz" TargetMode="External"/><Relationship Id="rId42" Type="http://schemas.openxmlformats.org/officeDocument/2006/relationships/hyperlink" Target="https://www.zotero.org/google-docs/?xw4sSz" TargetMode="External"/><Relationship Id="rId47" Type="http://schemas.openxmlformats.org/officeDocument/2006/relationships/hyperlink" Target="https://www.zotero.org/google-docs/?xw4sSz" TargetMode="External"/><Relationship Id="rId50" Type="http://schemas.openxmlformats.org/officeDocument/2006/relationships/hyperlink" Target="https://www.zotero.org/google-docs/?xw4sSz" TargetMode="External"/><Relationship Id="rId55" Type="http://schemas.openxmlformats.org/officeDocument/2006/relationships/hyperlink" Target="https://www.zotero.org/google-docs/?xw4sSz" TargetMode="External"/><Relationship Id="rId63" Type="http://schemas.openxmlformats.org/officeDocument/2006/relationships/hyperlink" Target="https://www.zotero.org/google-docs/?xw4sSz" TargetMode="Externa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hyperlink" Target="https://www.zotero.org/google-docs/?PYAc4J" TargetMode="External"/><Relationship Id="rId29" Type="http://schemas.openxmlformats.org/officeDocument/2006/relationships/hyperlink" Target="https://www.zotero.org/google-docs/?xw4sSz" TargetMode="External"/><Relationship Id="rId1" Type="http://schemas.openxmlformats.org/officeDocument/2006/relationships/styles" Target="styles.xml"/><Relationship Id="rId6" Type="http://schemas.openxmlformats.org/officeDocument/2006/relationships/hyperlink" Target="https://www.zotero.org/google-docs/?sta2ET" TargetMode="External"/><Relationship Id="rId11" Type="http://schemas.openxmlformats.org/officeDocument/2006/relationships/hyperlink" Target="https://www.zotero.org/google-docs/?9S5urm" TargetMode="External"/><Relationship Id="rId24" Type="http://schemas.openxmlformats.org/officeDocument/2006/relationships/image" Target="media/image5.jpg"/><Relationship Id="rId32" Type="http://schemas.openxmlformats.org/officeDocument/2006/relationships/hyperlink" Target="https://www.zotero.org/google-docs/?xw4sSz" TargetMode="External"/><Relationship Id="rId37" Type="http://schemas.openxmlformats.org/officeDocument/2006/relationships/hyperlink" Target="https://www.zotero.org/google-docs/?xw4sSz" TargetMode="External"/><Relationship Id="rId40" Type="http://schemas.openxmlformats.org/officeDocument/2006/relationships/hyperlink" Target="https://www.zotero.org/google-docs/?xw4sSz" TargetMode="External"/><Relationship Id="rId45" Type="http://schemas.openxmlformats.org/officeDocument/2006/relationships/hyperlink" Target="https://www.zotero.org/google-docs/?xw4sSz" TargetMode="External"/><Relationship Id="rId53" Type="http://schemas.openxmlformats.org/officeDocument/2006/relationships/hyperlink" Target="https://www.zotero.org/google-docs/?xw4sSz" TargetMode="External"/><Relationship Id="rId58" Type="http://schemas.openxmlformats.org/officeDocument/2006/relationships/hyperlink" Target="https://www.zotero.org/google-docs/?xw4sSz" TargetMode="External"/><Relationship Id="rId66" Type="http://schemas.microsoft.com/office/2011/relationships/people" Target="people.xml"/><Relationship Id="rId5" Type="http://schemas.openxmlformats.org/officeDocument/2006/relationships/hyperlink" Target="https://www.zotero.org/google-docs/?9uLyP0" TargetMode="External"/><Relationship Id="rId15" Type="http://schemas.openxmlformats.org/officeDocument/2006/relationships/hyperlink" Target="https://www.zotero.org/google-docs/?UdDKhL" TargetMode="External"/><Relationship Id="rId23" Type="http://schemas.openxmlformats.org/officeDocument/2006/relationships/image" Target="media/image4.jpg"/><Relationship Id="rId28" Type="http://schemas.openxmlformats.org/officeDocument/2006/relationships/hyperlink" Target="https://www.zotero.org/google-docs/?xw4sSz" TargetMode="External"/><Relationship Id="rId36" Type="http://schemas.openxmlformats.org/officeDocument/2006/relationships/hyperlink" Target="https://www.zotero.org/google-docs/?xw4sSz" TargetMode="External"/><Relationship Id="rId49" Type="http://schemas.openxmlformats.org/officeDocument/2006/relationships/hyperlink" Target="https://www.zotero.org/google-docs/?xw4sSz" TargetMode="External"/><Relationship Id="rId57" Type="http://schemas.openxmlformats.org/officeDocument/2006/relationships/hyperlink" Target="https://www.zotero.org/google-docs/?xw4sSz" TargetMode="External"/><Relationship Id="rId61" Type="http://schemas.openxmlformats.org/officeDocument/2006/relationships/hyperlink" Target="https://www.zotero.org/google-docs/?xw4sSz" TargetMode="External"/><Relationship Id="rId10" Type="http://schemas.openxmlformats.org/officeDocument/2006/relationships/hyperlink" Target="https://www.zotero.org/google-docs/?s7hAuE" TargetMode="External"/><Relationship Id="rId19" Type="http://schemas.openxmlformats.org/officeDocument/2006/relationships/comments" Target="comments.xml"/><Relationship Id="rId31" Type="http://schemas.openxmlformats.org/officeDocument/2006/relationships/hyperlink" Target="https://www.zotero.org/google-docs/?xw4sSz" TargetMode="External"/><Relationship Id="rId44" Type="http://schemas.openxmlformats.org/officeDocument/2006/relationships/hyperlink" Target="https://www.zotero.org/google-docs/?xw4sSz" TargetMode="External"/><Relationship Id="rId52" Type="http://schemas.openxmlformats.org/officeDocument/2006/relationships/hyperlink" Target="https://www.zotero.org/google-docs/?xw4sSz" TargetMode="External"/><Relationship Id="rId60" Type="http://schemas.openxmlformats.org/officeDocument/2006/relationships/hyperlink" Target="https://www.zotero.org/google-docs/?xw4sSz" TargetMode="External"/><Relationship Id="rId65" Type="http://schemas.openxmlformats.org/officeDocument/2006/relationships/fontTable" Target="fontTable.xml"/><Relationship Id="rId4" Type="http://schemas.openxmlformats.org/officeDocument/2006/relationships/hyperlink" Target="https://www.zotero.org/google-docs/?1zIKjW" TargetMode="External"/><Relationship Id="rId9" Type="http://schemas.openxmlformats.org/officeDocument/2006/relationships/hyperlink" Target="https://www.zotero.org/google-docs/?ealavT" TargetMode="External"/><Relationship Id="rId14" Type="http://schemas.openxmlformats.org/officeDocument/2006/relationships/hyperlink" Target="https://www.zotero.org/google-docs/?2jMzsw" TargetMode="External"/><Relationship Id="rId22" Type="http://schemas.microsoft.com/office/2018/08/relationships/commentsExtensible" Target="commentsExtensible.xml"/><Relationship Id="rId27" Type="http://schemas.openxmlformats.org/officeDocument/2006/relationships/hyperlink" Target="https://www.zotero.org/google-docs/?xw4sSz" TargetMode="External"/><Relationship Id="rId30" Type="http://schemas.openxmlformats.org/officeDocument/2006/relationships/hyperlink" Target="https://www.zotero.org/google-docs/?xw4sSz" TargetMode="External"/><Relationship Id="rId35" Type="http://schemas.openxmlformats.org/officeDocument/2006/relationships/hyperlink" Target="https://www.zotero.org/google-docs/?xw4sSz" TargetMode="External"/><Relationship Id="rId43" Type="http://schemas.openxmlformats.org/officeDocument/2006/relationships/hyperlink" Target="https://www.zotero.org/google-docs/?xw4sSz" TargetMode="External"/><Relationship Id="rId48" Type="http://schemas.openxmlformats.org/officeDocument/2006/relationships/hyperlink" Target="https://www.zotero.org/google-docs/?xw4sSz" TargetMode="External"/><Relationship Id="rId56" Type="http://schemas.openxmlformats.org/officeDocument/2006/relationships/hyperlink" Target="https://www.zotero.org/google-docs/?xw4sSz" TargetMode="External"/><Relationship Id="rId64" Type="http://schemas.openxmlformats.org/officeDocument/2006/relationships/hyperlink" Target="https://www.zotero.org/google-docs/?xw4sSz" TargetMode="External"/><Relationship Id="rId8" Type="http://schemas.openxmlformats.org/officeDocument/2006/relationships/image" Target="media/image2.jpg"/><Relationship Id="rId51" Type="http://schemas.openxmlformats.org/officeDocument/2006/relationships/hyperlink" Target="https://www.zotero.org/google-docs/?xw4sSz" TargetMode="External"/><Relationship Id="rId3" Type="http://schemas.openxmlformats.org/officeDocument/2006/relationships/webSettings" Target="webSettings.xml"/><Relationship Id="rId12" Type="http://schemas.openxmlformats.org/officeDocument/2006/relationships/hyperlink" Target="https://www.zotero.org/google-docs/?iPv6WS" TargetMode="External"/><Relationship Id="rId17" Type="http://schemas.openxmlformats.org/officeDocument/2006/relationships/hyperlink" Target="https://www.zotero.org/google-docs/?MkiSiB" TargetMode="External"/><Relationship Id="rId25" Type="http://schemas.openxmlformats.org/officeDocument/2006/relationships/hyperlink" Target="https://www.zotero.org/google-docs/?xw4sSz" TargetMode="External"/><Relationship Id="rId33" Type="http://schemas.openxmlformats.org/officeDocument/2006/relationships/hyperlink" Target="https://www.zotero.org/google-docs/?xw4sSz" TargetMode="External"/><Relationship Id="rId38" Type="http://schemas.openxmlformats.org/officeDocument/2006/relationships/hyperlink" Target="https://www.zotero.org/google-docs/?xw4sSz" TargetMode="External"/><Relationship Id="rId46" Type="http://schemas.openxmlformats.org/officeDocument/2006/relationships/hyperlink" Target="https://www.zotero.org/google-docs/?xw4sSz" TargetMode="External"/><Relationship Id="rId59" Type="http://schemas.openxmlformats.org/officeDocument/2006/relationships/hyperlink" Target="https://www.zotero.org/google-docs/?xw4sSz" TargetMode="External"/><Relationship Id="rId67" Type="http://schemas.openxmlformats.org/officeDocument/2006/relationships/theme" Target="theme/theme1.xml"/><Relationship Id="rId20" Type="http://schemas.microsoft.com/office/2011/relationships/commentsExtended" Target="commentsExtended.xml"/><Relationship Id="rId41" Type="http://schemas.openxmlformats.org/officeDocument/2006/relationships/hyperlink" Target="https://www.zotero.org/google-docs/?xw4sSz" TargetMode="External"/><Relationship Id="rId54" Type="http://schemas.openxmlformats.org/officeDocument/2006/relationships/hyperlink" Target="https://www.zotero.org/google-docs/?xw4sSz" TargetMode="External"/><Relationship Id="rId62" Type="http://schemas.openxmlformats.org/officeDocument/2006/relationships/hyperlink" Target="https://www.zotero.org/google-docs/?xw4sS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Pages>
  <Words>2824</Words>
  <Characters>16098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Bizzarro</dc:creator>
  <cp:lastModifiedBy>Joseph Bizzarro</cp:lastModifiedBy>
  <cp:revision>6</cp:revision>
  <dcterms:created xsi:type="dcterms:W3CDTF">2022-12-20T17:02:00Z</dcterms:created>
  <dcterms:modified xsi:type="dcterms:W3CDTF">2022-12-20T21:35:00Z</dcterms:modified>
</cp:coreProperties>
</file>